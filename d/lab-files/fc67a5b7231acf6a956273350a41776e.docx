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448D5" w14:textId="77777777" w:rsidR="00011E8F" w:rsidRPr="00656AA4" w:rsidRDefault="00011E8F">
      <w:pPr>
        <w:spacing w:after="2400"/>
        <w:rPr>
          <w:rFonts w:asciiTheme="minorHAnsi" w:hAnsiTheme="minorHAnsi" w:cstheme="minorHAnsi"/>
        </w:rPr>
      </w:pPr>
    </w:p>
    <w:p w14:paraId="01FAB2DA" w14:textId="77777777" w:rsidR="00011E8F" w:rsidRPr="00656AA4" w:rsidRDefault="00840895">
      <w:pPr>
        <w:spacing w:after="240"/>
        <w:jc w:val="center"/>
        <w:rPr>
          <w:rFonts w:asciiTheme="minorHAnsi" w:hAnsiTheme="minorHAnsi" w:cstheme="minorHAnsi"/>
        </w:rPr>
      </w:pPr>
      <w:r w:rsidRPr="00656AA4">
        <w:rPr>
          <w:rFonts w:asciiTheme="minorHAnsi" w:hAnsiTheme="minorHAnsi" w:cstheme="minorHAnsi"/>
          <w:b/>
          <w:bCs/>
          <w:color w:val="1F3864"/>
          <w:sz w:val="36"/>
          <w:szCs w:val="36"/>
        </w:rPr>
        <w:t>Ministry of Municipalities and Housing</w:t>
      </w:r>
    </w:p>
    <w:p w14:paraId="09AC13C4" w14:textId="77777777" w:rsidR="00011E8F" w:rsidRPr="00656AA4" w:rsidRDefault="009A7728">
      <w:pPr>
        <w:pBdr>
          <w:bottom w:val="single" w:sz="8" w:space="0" w:color="4472C4"/>
        </w:pBdr>
        <w:spacing w:after="240"/>
        <w:jc w:val="center"/>
        <w:rPr>
          <w:rFonts w:asciiTheme="minorHAnsi" w:hAnsiTheme="minorHAnsi" w:cstheme="minorHAnsi"/>
        </w:rPr>
      </w:pPr>
      <w:r w:rsidRPr="00656AA4">
        <w:rPr>
          <w:rFonts w:asciiTheme="minorHAnsi" w:hAnsiTheme="minorHAnsi" w:cstheme="minorHAnsi"/>
          <w:b/>
          <w:bCs/>
          <w:color w:val="2E5E9E"/>
          <w:sz w:val="28"/>
          <w:szCs w:val="28"/>
        </w:rPr>
        <w:t xml:space="preserve">Policy AI Lab / H.E.M Office </w:t>
      </w:r>
    </w:p>
    <w:p w14:paraId="297EED05" w14:textId="77777777" w:rsidR="00011E8F" w:rsidRPr="00656AA4" w:rsidRDefault="00011E8F">
      <w:pPr>
        <w:spacing w:after="80"/>
        <w:rPr>
          <w:rFonts w:asciiTheme="minorHAnsi" w:hAnsiTheme="minorHAnsi" w:cstheme="minorHAnsi"/>
        </w:rPr>
      </w:pPr>
    </w:p>
    <w:p w14:paraId="0557A6BD" w14:textId="77777777" w:rsidR="00011E8F" w:rsidRPr="00656AA4" w:rsidRDefault="00011E8F">
      <w:pPr>
        <w:spacing w:after="80"/>
        <w:rPr>
          <w:rFonts w:asciiTheme="minorHAnsi" w:hAnsiTheme="minorHAnsi" w:cstheme="minorHAnsi"/>
        </w:rPr>
      </w:pPr>
    </w:p>
    <w:p w14:paraId="0EA4414B" w14:textId="77777777" w:rsidR="00011E8F" w:rsidRPr="00656AA4" w:rsidRDefault="00011E8F">
      <w:pPr>
        <w:spacing w:after="80"/>
        <w:rPr>
          <w:rFonts w:asciiTheme="minorHAnsi" w:hAnsiTheme="minorHAnsi" w:cstheme="minorHAnsi"/>
        </w:rPr>
      </w:pPr>
    </w:p>
    <w:p w14:paraId="4E69A4E9" w14:textId="77777777" w:rsidR="00011E8F" w:rsidRPr="00656AA4" w:rsidRDefault="00840895">
      <w:pPr>
        <w:spacing w:after="240"/>
        <w:jc w:val="center"/>
        <w:rPr>
          <w:rFonts w:asciiTheme="minorHAnsi" w:hAnsiTheme="minorHAnsi" w:cstheme="minorHAnsi"/>
        </w:rPr>
      </w:pPr>
      <w:r w:rsidRPr="00656AA4">
        <w:rPr>
          <w:rFonts w:asciiTheme="minorHAnsi" w:hAnsiTheme="minorHAnsi" w:cstheme="minorHAnsi"/>
          <w:b/>
          <w:bCs/>
          <w:color w:val="1F3864"/>
          <w:sz w:val="48"/>
          <w:szCs w:val="48"/>
        </w:rPr>
        <w:t>Business Requirements Document</w:t>
      </w:r>
    </w:p>
    <w:p w14:paraId="45E86BDA" w14:textId="77777777" w:rsidR="00011E8F" w:rsidRPr="00656AA4" w:rsidRDefault="00840895">
      <w:pPr>
        <w:spacing w:after="240"/>
        <w:jc w:val="center"/>
        <w:rPr>
          <w:rFonts w:asciiTheme="minorHAnsi" w:hAnsiTheme="minorHAnsi" w:cstheme="minorHAnsi"/>
        </w:rPr>
      </w:pPr>
      <w:r w:rsidRPr="00656AA4">
        <w:rPr>
          <w:rFonts w:asciiTheme="minorHAnsi" w:hAnsiTheme="minorHAnsi" w:cstheme="minorHAnsi"/>
          <w:b/>
          <w:bCs/>
          <w:color w:val="4472C4"/>
          <w:sz w:val="36"/>
          <w:szCs w:val="36"/>
        </w:rPr>
        <w:t>BRD</w:t>
      </w:r>
    </w:p>
    <w:p w14:paraId="007E6D41" w14:textId="77777777" w:rsidR="00011E8F" w:rsidRPr="00656AA4" w:rsidRDefault="00011E8F">
      <w:pPr>
        <w:spacing w:after="80"/>
        <w:rPr>
          <w:rFonts w:asciiTheme="minorHAnsi" w:hAnsiTheme="minorHAnsi" w:cstheme="minorHAnsi"/>
        </w:rPr>
      </w:pPr>
    </w:p>
    <w:p w14:paraId="0D320F0A" w14:textId="77777777" w:rsidR="00011E8F" w:rsidRPr="00656AA4" w:rsidRDefault="00011E8F">
      <w:pPr>
        <w:spacing w:after="80"/>
        <w:rPr>
          <w:rFonts w:asciiTheme="minorHAnsi" w:hAnsiTheme="minorHAnsi" w:cstheme="minorHAnsi"/>
        </w:rPr>
      </w:pPr>
    </w:p>
    <w:p w14:paraId="54779D7E" w14:textId="77777777" w:rsidR="00011E8F" w:rsidRPr="00656AA4" w:rsidRDefault="00011E8F">
      <w:pPr>
        <w:spacing w:after="80"/>
        <w:rPr>
          <w:rFonts w:asciiTheme="minorHAnsi" w:hAnsiTheme="minorHAnsi" w:cstheme="minorHAnsi"/>
        </w:rPr>
      </w:pPr>
    </w:p>
    <w:p w14:paraId="0BE1CC39" w14:textId="1F8CDBF0" w:rsidR="00011E8F" w:rsidRPr="00656AA4" w:rsidRDefault="00FB465B">
      <w:pPr>
        <w:jc w:val="center"/>
        <w:rPr>
          <w:rFonts w:asciiTheme="minorHAnsi" w:hAnsiTheme="minorHAnsi" w:cstheme="minorHAnsi"/>
        </w:rPr>
      </w:pPr>
      <w:r>
        <w:rPr>
          <w:rFonts w:asciiTheme="minorHAnsi" w:hAnsiTheme="minorHAnsi" w:cstheme="minorHAnsi"/>
          <w:color w:val="555555"/>
          <w:sz w:val="24"/>
          <w:szCs w:val="24"/>
        </w:rPr>
        <w:t>23</w:t>
      </w:r>
      <w:r w:rsidR="009A7728" w:rsidRPr="00656AA4">
        <w:rPr>
          <w:rFonts w:asciiTheme="minorHAnsi" w:hAnsiTheme="minorHAnsi" w:cstheme="minorHAnsi"/>
          <w:color w:val="555555"/>
          <w:sz w:val="24"/>
          <w:szCs w:val="24"/>
        </w:rPr>
        <w:t>-</w:t>
      </w:r>
      <w:r>
        <w:rPr>
          <w:rFonts w:asciiTheme="minorHAnsi" w:hAnsiTheme="minorHAnsi" w:cstheme="minorHAnsi"/>
          <w:color w:val="555555"/>
          <w:sz w:val="24"/>
          <w:szCs w:val="24"/>
        </w:rPr>
        <w:t>April</w:t>
      </w:r>
      <w:r w:rsidR="009A7728" w:rsidRPr="00656AA4">
        <w:rPr>
          <w:rFonts w:asciiTheme="minorHAnsi" w:hAnsiTheme="minorHAnsi" w:cstheme="minorHAnsi"/>
          <w:color w:val="555555"/>
          <w:sz w:val="24"/>
          <w:szCs w:val="24"/>
        </w:rPr>
        <w:t>-26</w:t>
      </w:r>
    </w:p>
    <w:p w14:paraId="70644F9E" w14:textId="77777777" w:rsidR="00011E8F" w:rsidRPr="00656AA4" w:rsidRDefault="00840895">
      <w:pPr>
        <w:rPr>
          <w:rFonts w:asciiTheme="minorHAnsi" w:hAnsiTheme="minorHAnsi" w:cstheme="minorHAnsi"/>
        </w:rPr>
      </w:pPr>
      <w:r w:rsidRPr="00656AA4">
        <w:rPr>
          <w:rFonts w:asciiTheme="minorHAnsi" w:hAnsiTheme="minorHAnsi" w:cstheme="minorHAnsi"/>
        </w:rPr>
        <w:br w:type="page"/>
      </w:r>
    </w:p>
    <w:p w14:paraId="534F40FB" w14:textId="77777777" w:rsidR="00011E8F" w:rsidRPr="00656AA4" w:rsidRDefault="00011E8F">
      <w:pPr>
        <w:rPr>
          <w:rFonts w:asciiTheme="minorHAnsi" w:hAnsiTheme="minorHAnsi" w:cstheme="minorHAnsi"/>
        </w:rPr>
        <w:sectPr w:rsidR="00011E8F" w:rsidRPr="00656AA4" w:rsidSect="00A33340">
          <w:headerReference w:type="default" r:id="rId7"/>
          <w:headerReference w:type="first" r:id="rId8"/>
          <w:pgSz w:w="12240" w:h="15840"/>
          <w:pgMar w:top="1440" w:right="1440" w:bottom="1440" w:left="1440" w:header="708" w:footer="708" w:gutter="0"/>
          <w:cols w:space="720"/>
          <w:titlePg/>
          <w:docGrid w:linePitch="360"/>
        </w:sectPr>
      </w:pPr>
    </w:p>
    <w:sdt>
      <w:sdtPr>
        <w:rPr>
          <w:rFonts w:asciiTheme="minorHAnsi" w:eastAsia="Arial" w:hAnsiTheme="minorHAnsi" w:cstheme="minorHAnsi"/>
          <w:color w:val="333333"/>
          <w:sz w:val="20"/>
          <w:szCs w:val="20"/>
        </w:rPr>
        <w:id w:val="-2026245417"/>
        <w:docPartObj>
          <w:docPartGallery w:val="Table of Contents"/>
          <w:docPartUnique/>
        </w:docPartObj>
      </w:sdtPr>
      <w:sdtEndPr>
        <w:rPr>
          <w:rFonts w:eastAsiaTheme="minorEastAsia"/>
          <w:b/>
          <w:bCs/>
          <w:noProof/>
        </w:rPr>
      </w:sdtEndPr>
      <w:sdtContent>
        <w:p w14:paraId="227CBC45" w14:textId="77777777" w:rsidR="004F6A13" w:rsidRPr="00656AA4" w:rsidRDefault="004F6A13">
          <w:pPr>
            <w:pStyle w:val="TOCHeading"/>
            <w:rPr>
              <w:rFonts w:asciiTheme="minorHAnsi" w:hAnsiTheme="minorHAnsi" w:cstheme="minorHAnsi"/>
            </w:rPr>
          </w:pPr>
          <w:r w:rsidRPr="00656AA4">
            <w:rPr>
              <w:rFonts w:asciiTheme="minorHAnsi" w:hAnsiTheme="minorHAnsi" w:cstheme="minorHAnsi"/>
            </w:rPr>
            <w:t>Contents</w:t>
          </w:r>
        </w:p>
        <w:p w14:paraId="264F69CD" w14:textId="77777777" w:rsidR="00994FD7" w:rsidRPr="00656AA4" w:rsidRDefault="004F6A13">
          <w:pPr>
            <w:pStyle w:val="TOC1"/>
            <w:tabs>
              <w:tab w:val="right" w:leader="dot" w:pos="10070"/>
            </w:tabs>
            <w:rPr>
              <w:rFonts w:asciiTheme="minorHAnsi" w:hAnsiTheme="minorHAnsi" w:cstheme="minorHAnsi"/>
              <w:noProof/>
              <w:color w:val="auto"/>
              <w:kern w:val="2"/>
              <w:sz w:val="24"/>
              <w:szCs w:val="24"/>
              <w14:ligatures w14:val="standardContextual"/>
            </w:rPr>
          </w:pPr>
          <w:r w:rsidRPr="00656AA4">
            <w:rPr>
              <w:rFonts w:asciiTheme="minorHAnsi" w:hAnsiTheme="minorHAnsi" w:cstheme="minorHAnsi"/>
            </w:rPr>
            <w:fldChar w:fldCharType="begin"/>
          </w:r>
          <w:r w:rsidRPr="00656AA4">
            <w:rPr>
              <w:rFonts w:asciiTheme="minorHAnsi" w:hAnsiTheme="minorHAnsi" w:cstheme="minorHAnsi"/>
            </w:rPr>
            <w:instrText xml:space="preserve"> TOC \o "1-3" \h \z \u </w:instrText>
          </w:r>
          <w:r w:rsidRPr="00656AA4">
            <w:rPr>
              <w:rFonts w:asciiTheme="minorHAnsi" w:hAnsiTheme="minorHAnsi" w:cstheme="minorHAnsi"/>
            </w:rPr>
            <w:fldChar w:fldCharType="separate"/>
          </w:r>
          <w:hyperlink w:anchor="_Toc226888194" w:history="1">
            <w:r w:rsidRPr="00656AA4">
              <w:rPr>
                <w:rStyle w:val="Hyperlink"/>
                <w:rFonts w:asciiTheme="minorHAnsi" w:hAnsiTheme="minorHAnsi" w:cstheme="minorHAnsi"/>
                <w:noProof/>
              </w:rPr>
              <w:t>1. Document Information</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_Toc226888194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4</w:t>
            </w:r>
            <w:r w:rsidRPr="00656AA4">
              <w:rPr>
                <w:rFonts w:asciiTheme="minorHAnsi" w:hAnsiTheme="minorHAnsi" w:cstheme="minorHAnsi"/>
                <w:noProof/>
                <w:webHidden/>
              </w:rPr>
              <w:fldChar w:fldCharType="end"/>
            </w:r>
          </w:hyperlink>
        </w:p>
        <w:p w14:paraId="4F9AA2EE"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195" w:history="1">
            <w:r w:rsidRPr="00656AA4">
              <w:rPr>
                <w:rStyle w:val="Hyperlink"/>
                <w:rFonts w:asciiTheme="minorHAnsi" w:hAnsiTheme="minorHAnsi" w:cstheme="minorHAnsi"/>
                <w:noProof/>
              </w:rPr>
              <w:t>1.1 Version History</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_Toc226888195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4</w:t>
            </w:r>
            <w:r w:rsidRPr="00656AA4">
              <w:rPr>
                <w:rFonts w:asciiTheme="minorHAnsi" w:hAnsiTheme="minorHAnsi" w:cstheme="minorHAnsi"/>
                <w:noProof/>
                <w:webHidden/>
              </w:rPr>
              <w:fldChar w:fldCharType="end"/>
            </w:r>
          </w:hyperlink>
        </w:p>
        <w:p w14:paraId="7A696CE8"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196" w:history="1">
            <w:r w:rsidRPr="00656AA4">
              <w:rPr>
                <w:rStyle w:val="Hyperlink"/>
                <w:rFonts w:asciiTheme="minorHAnsi" w:hAnsiTheme="minorHAnsi" w:cstheme="minorHAnsi"/>
                <w:noProof/>
              </w:rPr>
              <w:t>2. Executive Summary</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_Toc226888196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5</w:t>
            </w:r>
            <w:r w:rsidRPr="00656AA4">
              <w:rPr>
                <w:rFonts w:asciiTheme="minorHAnsi" w:hAnsiTheme="minorHAnsi" w:cstheme="minorHAnsi"/>
                <w:noProof/>
                <w:webHidden/>
              </w:rPr>
              <w:fldChar w:fldCharType="end"/>
            </w:r>
          </w:hyperlink>
        </w:p>
        <w:p w14:paraId="3984086D"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197" w:history="1">
            <w:r w:rsidRPr="00656AA4">
              <w:rPr>
                <w:rStyle w:val="Hyperlink"/>
                <w:rFonts w:asciiTheme="minorHAnsi" w:hAnsiTheme="minorHAnsi" w:cstheme="minorHAnsi"/>
                <w:noProof/>
              </w:rPr>
              <w:t>3. Business Problem/ Challenge Articulated with Measurable Impact</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_Toc226888197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5</w:t>
            </w:r>
            <w:r w:rsidRPr="00656AA4">
              <w:rPr>
                <w:rFonts w:asciiTheme="minorHAnsi" w:hAnsiTheme="minorHAnsi" w:cstheme="minorHAnsi"/>
                <w:noProof/>
                <w:webHidden/>
              </w:rPr>
              <w:fldChar w:fldCharType="end"/>
            </w:r>
          </w:hyperlink>
        </w:p>
        <w:p w14:paraId="19441916"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198" w:history="1">
            <w:r w:rsidRPr="00656AA4">
              <w:rPr>
                <w:rStyle w:val="Hyperlink"/>
                <w:rFonts w:asciiTheme="minorHAnsi" w:hAnsiTheme="minorHAnsi" w:cstheme="minorHAnsi"/>
                <w:noProof/>
              </w:rPr>
              <w:t>3.1 Current State</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_Toc226888198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5</w:t>
            </w:r>
            <w:r w:rsidRPr="00656AA4">
              <w:rPr>
                <w:rFonts w:asciiTheme="minorHAnsi" w:hAnsiTheme="minorHAnsi" w:cstheme="minorHAnsi"/>
                <w:noProof/>
                <w:webHidden/>
              </w:rPr>
              <w:fldChar w:fldCharType="end"/>
            </w:r>
          </w:hyperlink>
        </w:p>
        <w:p w14:paraId="64833283"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199" w:history="1">
            <w:r w:rsidRPr="00656AA4">
              <w:rPr>
                <w:rStyle w:val="Hyperlink"/>
                <w:rFonts w:asciiTheme="minorHAnsi" w:hAnsiTheme="minorHAnsi" w:cstheme="minorHAnsi"/>
                <w:noProof/>
              </w:rPr>
              <w:t>3.2 Pain Points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_Toc226888199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5</w:t>
            </w:r>
            <w:r w:rsidRPr="00656AA4">
              <w:rPr>
                <w:rFonts w:asciiTheme="minorHAnsi" w:hAnsiTheme="minorHAnsi" w:cstheme="minorHAnsi"/>
                <w:noProof/>
                <w:webHidden/>
              </w:rPr>
              <w:fldChar w:fldCharType="end"/>
            </w:r>
          </w:hyperlink>
        </w:p>
        <w:p w14:paraId="1835BD69"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00" w:history="1">
            <w:r w:rsidRPr="00656AA4">
              <w:rPr>
                <w:rStyle w:val="Hyperlink"/>
                <w:rFonts w:asciiTheme="minorHAnsi" w:hAnsiTheme="minorHAnsi" w:cstheme="minorHAnsi"/>
                <w:noProof/>
              </w:rPr>
              <w:t>3.3 Opportunity Statement</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_Toc226888200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5</w:t>
            </w:r>
            <w:r w:rsidRPr="00656AA4">
              <w:rPr>
                <w:rFonts w:asciiTheme="minorHAnsi" w:hAnsiTheme="minorHAnsi" w:cstheme="minorHAnsi"/>
                <w:noProof/>
                <w:webHidden/>
              </w:rPr>
              <w:fldChar w:fldCharType="end"/>
            </w:r>
          </w:hyperlink>
        </w:p>
        <w:p w14:paraId="60B0153F"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01" w:history="1">
            <w:r w:rsidRPr="00656AA4">
              <w:rPr>
                <w:rStyle w:val="Hyperlink"/>
                <w:rFonts w:asciiTheme="minorHAnsi" w:hAnsiTheme="minorHAnsi" w:cstheme="minorHAnsi"/>
                <w:noProof/>
              </w:rPr>
              <w:t>3.4 Strategic Alignment</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_Toc226888201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5</w:t>
            </w:r>
            <w:r w:rsidRPr="00656AA4">
              <w:rPr>
                <w:rFonts w:asciiTheme="minorHAnsi" w:hAnsiTheme="minorHAnsi" w:cstheme="minorHAnsi"/>
                <w:noProof/>
                <w:webHidden/>
              </w:rPr>
              <w:fldChar w:fldCharType="end"/>
            </w:r>
          </w:hyperlink>
        </w:p>
        <w:p w14:paraId="5E2C0340"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02" w:history="1">
            <w:r w:rsidRPr="00656AA4">
              <w:rPr>
                <w:rStyle w:val="Hyperlink"/>
                <w:rFonts w:asciiTheme="minorHAnsi" w:hAnsiTheme="minorHAnsi" w:cstheme="minorHAnsi"/>
                <w:noProof/>
              </w:rPr>
              <w:t>3.5 Expected Business Outcomes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_Toc226888202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6</w:t>
            </w:r>
            <w:r w:rsidRPr="00656AA4">
              <w:rPr>
                <w:rFonts w:asciiTheme="minorHAnsi" w:hAnsiTheme="minorHAnsi" w:cstheme="minorHAnsi"/>
                <w:noProof/>
                <w:webHidden/>
              </w:rPr>
              <w:fldChar w:fldCharType="end"/>
            </w:r>
          </w:hyperlink>
        </w:p>
        <w:p w14:paraId="5985A7A2"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03" w:history="1">
            <w:r w:rsidRPr="00656AA4">
              <w:rPr>
                <w:rStyle w:val="Hyperlink"/>
                <w:rFonts w:asciiTheme="minorHAnsi" w:hAnsiTheme="minorHAnsi" w:cstheme="minorHAnsi"/>
                <w:noProof/>
              </w:rPr>
              <w:t>3.6 Current Solution Landscape</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_Toc226888203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6</w:t>
            </w:r>
            <w:r w:rsidRPr="00656AA4">
              <w:rPr>
                <w:rFonts w:asciiTheme="minorHAnsi" w:hAnsiTheme="minorHAnsi" w:cstheme="minorHAnsi"/>
                <w:noProof/>
                <w:webHidden/>
              </w:rPr>
              <w:fldChar w:fldCharType="end"/>
            </w:r>
          </w:hyperlink>
        </w:p>
        <w:p w14:paraId="777CD594"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04" w:history="1">
            <w:r w:rsidRPr="00656AA4">
              <w:rPr>
                <w:rStyle w:val="Hyperlink"/>
                <w:rFonts w:asciiTheme="minorHAnsi" w:hAnsiTheme="minorHAnsi" w:cstheme="minorHAnsi"/>
                <w:noProof/>
              </w:rPr>
              <w:t>4 Strategic and Operational Metrics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_Toc226888204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6</w:t>
            </w:r>
            <w:r w:rsidRPr="00656AA4">
              <w:rPr>
                <w:rFonts w:asciiTheme="minorHAnsi" w:hAnsiTheme="minorHAnsi" w:cstheme="minorHAnsi"/>
                <w:noProof/>
                <w:webHidden/>
              </w:rPr>
              <w:fldChar w:fldCharType="end"/>
            </w:r>
          </w:hyperlink>
        </w:p>
        <w:p w14:paraId="0B1A85E8"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05" w:history="1">
            <w:r w:rsidRPr="00656AA4">
              <w:rPr>
                <w:rStyle w:val="Hyperlink"/>
                <w:rFonts w:asciiTheme="minorHAnsi" w:hAnsiTheme="minorHAnsi" w:cstheme="minorHAnsi"/>
                <w:noProof/>
              </w:rPr>
              <w:t>5. Vision and Objectives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_Toc226888205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7</w:t>
            </w:r>
            <w:r w:rsidRPr="00656AA4">
              <w:rPr>
                <w:rFonts w:asciiTheme="minorHAnsi" w:hAnsiTheme="minorHAnsi" w:cstheme="minorHAnsi"/>
                <w:noProof/>
                <w:webHidden/>
              </w:rPr>
              <w:fldChar w:fldCharType="end"/>
            </w:r>
          </w:hyperlink>
        </w:p>
        <w:p w14:paraId="138FC191"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06" w:history="1">
            <w:r w:rsidRPr="00656AA4">
              <w:rPr>
                <w:rStyle w:val="Hyperlink"/>
                <w:rFonts w:asciiTheme="minorHAnsi" w:hAnsiTheme="minorHAnsi" w:cstheme="minorHAnsi"/>
                <w:noProof/>
              </w:rPr>
              <w:t>6. Scope</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_Toc226888206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0D019891"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07" w:history="1">
            <w:r w:rsidRPr="00656AA4">
              <w:rPr>
                <w:rStyle w:val="Hyperlink"/>
                <w:rFonts w:asciiTheme="minorHAnsi" w:hAnsiTheme="minorHAnsi" w:cstheme="minorHAnsi"/>
                <w:noProof/>
              </w:rPr>
              <w:t>6.1 In Scope</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_Toc226888207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1146B1B2"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08" w:history="1">
            <w:r w:rsidRPr="00656AA4">
              <w:rPr>
                <w:rStyle w:val="Hyperlink"/>
                <w:rFonts w:asciiTheme="minorHAnsi" w:hAnsiTheme="minorHAnsi" w:cstheme="minorHAnsi"/>
                <w:noProof/>
              </w:rPr>
              <w:t>6.2 Out of Scope</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_Toc226888208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601BA3EC"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09" w:history="1">
            <w:r w:rsidRPr="00656AA4">
              <w:rPr>
                <w:rStyle w:val="Hyperlink"/>
                <w:rFonts w:asciiTheme="minorHAnsi" w:hAnsiTheme="minorHAnsi" w:cstheme="minorHAnsi"/>
                <w:noProof/>
              </w:rPr>
              <w:t>7. AI Strategic Goals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_Toc226888209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1F6C7FA9"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10" w:history="1">
            <w:r w:rsidRPr="00656AA4">
              <w:rPr>
                <w:rStyle w:val="Hyperlink"/>
                <w:rFonts w:asciiTheme="minorHAnsi" w:hAnsiTheme="minorHAnsi" w:cstheme="minorHAnsi"/>
                <w:noProof/>
              </w:rPr>
              <w:t>8. Solution Overview</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_Toc226888210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206A3197"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1" w:history="1">
            <w:r w:rsidRPr="00656AA4">
              <w:rPr>
                <w:rStyle w:val="Hyperlink"/>
                <w:rFonts w:asciiTheme="minorHAnsi" w:hAnsiTheme="minorHAnsi" w:cstheme="minorHAnsi"/>
                <w:noProof/>
              </w:rPr>
              <w:t>8.1 Solution Description</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_Toc226888211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24FD345D"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2" w:history="1">
            <w:r w:rsidRPr="00656AA4">
              <w:rPr>
                <w:rStyle w:val="Hyperlink"/>
                <w:rFonts w:asciiTheme="minorHAnsi" w:hAnsiTheme="minorHAnsi" w:cstheme="minorHAnsi"/>
                <w:noProof/>
              </w:rPr>
              <w:t>8.2 User Personas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_Toc226888212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8</w:t>
            </w:r>
            <w:r w:rsidRPr="00656AA4">
              <w:rPr>
                <w:rFonts w:asciiTheme="minorHAnsi" w:hAnsiTheme="minorHAnsi" w:cstheme="minorHAnsi"/>
                <w:noProof/>
                <w:webHidden/>
              </w:rPr>
              <w:fldChar w:fldCharType="end"/>
            </w:r>
          </w:hyperlink>
        </w:p>
        <w:p w14:paraId="20CEAAB4"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3" w:history="1">
            <w:r w:rsidRPr="00656AA4">
              <w:rPr>
                <w:rStyle w:val="Hyperlink"/>
                <w:rFonts w:asciiTheme="minorHAnsi" w:hAnsiTheme="minorHAnsi" w:cstheme="minorHAnsi"/>
                <w:noProof/>
              </w:rPr>
              <w:t>8.3 Key Capabilities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_Toc226888213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9</w:t>
            </w:r>
            <w:r w:rsidRPr="00656AA4">
              <w:rPr>
                <w:rFonts w:asciiTheme="minorHAnsi" w:hAnsiTheme="minorHAnsi" w:cstheme="minorHAnsi"/>
                <w:noProof/>
                <w:webHidden/>
              </w:rPr>
              <w:fldChar w:fldCharType="end"/>
            </w:r>
          </w:hyperlink>
        </w:p>
        <w:p w14:paraId="337789D7"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4" w:history="1">
            <w:r w:rsidRPr="00656AA4">
              <w:rPr>
                <w:rStyle w:val="Hyperlink"/>
                <w:rFonts w:asciiTheme="minorHAnsi" w:hAnsiTheme="minorHAnsi" w:cstheme="minorHAnsi"/>
                <w:noProof/>
              </w:rPr>
              <w:t>8.4 Process / Workflow</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_Toc226888214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9</w:t>
            </w:r>
            <w:r w:rsidRPr="00656AA4">
              <w:rPr>
                <w:rFonts w:asciiTheme="minorHAnsi" w:hAnsiTheme="minorHAnsi" w:cstheme="minorHAnsi"/>
                <w:noProof/>
                <w:webHidden/>
              </w:rPr>
              <w:fldChar w:fldCharType="end"/>
            </w:r>
          </w:hyperlink>
        </w:p>
        <w:p w14:paraId="0BEFDDC4"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5" w:history="1">
            <w:r w:rsidRPr="00656AA4">
              <w:rPr>
                <w:rStyle w:val="Hyperlink"/>
                <w:rFonts w:asciiTheme="minorHAnsi" w:hAnsiTheme="minorHAnsi" w:cstheme="minorHAnsi"/>
                <w:noProof/>
              </w:rPr>
              <w:t>8.5 User Journey</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_Toc226888215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9</w:t>
            </w:r>
            <w:r w:rsidRPr="00656AA4">
              <w:rPr>
                <w:rFonts w:asciiTheme="minorHAnsi" w:hAnsiTheme="minorHAnsi" w:cstheme="minorHAnsi"/>
                <w:noProof/>
                <w:webHidden/>
              </w:rPr>
              <w:fldChar w:fldCharType="end"/>
            </w:r>
          </w:hyperlink>
        </w:p>
        <w:p w14:paraId="0C1B67D2"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16" w:history="1">
            <w:r w:rsidRPr="00656AA4">
              <w:rPr>
                <w:rStyle w:val="Hyperlink"/>
                <w:rFonts w:asciiTheme="minorHAnsi" w:hAnsiTheme="minorHAnsi" w:cstheme="minorHAnsi"/>
                <w:noProof/>
              </w:rPr>
              <w:t>9. Stakeholders and Roles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_Toc226888216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9</w:t>
            </w:r>
            <w:r w:rsidRPr="00656AA4">
              <w:rPr>
                <w:rFonts w:asciiTheme="minorHAnsi" w:hAnsiTheme="minorHAnsi" w:cstheme="minorHAnsi"/>
                <w:noProof/>
                <w:webHidden/>
              </w:rPr>
              <w:fldChar w:fldCharType="end"/>
            </w:r>
          </w:hyperlink>
        </w:p>
        <w:p w14:paraId="126A9EEF"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7" w:history="1">
            <w:r w:rsidRPr="00656AA4">
              <w:rPr>
                <w:rStyle w:val="Hyperlink"/>
                <w:rFonts w:asciiTheme="minorHAnsi" w:hAnsiTheme="minorHAnsi" w:cstheme="minorHAnsi"/>
                <w:noProof/>
              </w:rPr>
              <w:t>9.1 Key Roles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_Toc226888217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9</w:t>
            </w:r>
            <w:r w:rsidRPr="00656AA4">
              <w:rPr>
                <w:rFonts w:asciiTheme="minorHAnsi" w:hAnsiTheme="minorHAnsi" w:cstheme="minorHAnsi"/>
                <w:noProof/>
                <w:webHidden/>
              </w:rPr>
              <w:fldChar w:fldCharType="end"/>
            </w:r>
          </w:hyperlink>
        </w:p>
        <w:p w14:paraId="1F6000C8"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18" w:history="1">
            <w:r w:rsidRPr="00656AA4">
              <w:rPr>
                <w:rStyle w:val="Hyperlink"/>
                <w:rFonts w:asciiTheme="minorHAnsi" w:hAnsiTheme="minorHAnsi" w:cstheme="minorHAnsi"/>
                <w:noProof/>
              </w:rPr>
              <w:t>9.2 High-Level Permissions Summary</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_Toc226888218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10</w:t>
            </w:r>
            <w:r w:rsidRPr="00656AA4">
              <w:rPr>
                <w:rFonts w:asciiTheme="minorHAnsi" w:hAnsiTheme="minorHAnsi" w:cstheme="minorHAnsi"/>
                <w:noProof/>
                <w:webHidden/>
              </w:rPr>
              <w:fldChar w:fldCharType="end"/>
            </w:r>
          </w:hyperlink>
        </w:p>
        <w:p w14:paraId="410AB6D9"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19" w:history="1">
            <w:r w:rsidRPr="00656AA4">
              <w:rPr>
                <w:rStyle w:val="Hyperlink"/>
                <w:rFonts w:asciiTheme="minorHAnsi" w:hAnsiTheme="minorHAnsi" w:cstheme="minorHAnsi"/>
                <w:noProof/>
              </w:rPr>
              <w:t>10. Terms and Definitions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_Toc226888219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10</w:t>
            </w:r>
            <w:r w:rsidRPr="00656AA4">
              <w:rPr>
                <w:rFonts w:asciiTheme="minorHAnsi" w:hAnsiTheme="minorHAnsi" w:cstheme="minorHAnsi"/>
                <w:noProof/>
                <w:webHidden/>
              </w:rPr>
              <w:fldChar w:fldCharType="end"/>
            </w:r>
          </w:hyperlink>
        </w:p>
        <w:p w14:paraId="53157387"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20" w:history="1">
            <w:r w:rsidRPr="00656AA4">
              <w:rPr>
                <w:rStyle w:val="Hyperlink"/>
                <w:rFonts w:asciiTheme="minorHAnsi" w:hAnsiTheme="minorHAnsi" w:cstheme="minorHAnsi"/>
                <w:noProof/>
              </w:rPr>
              <w:t>11. Integrations and Data Sources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_Toc226888220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10</w:t>
            </w:r>
            <w:r w:rsidRPr="00656AA4">
              <w:rPr>
                <w:rFonts w:asciiTheme="minorHAnsi" w:hAnsiTheme="minorHAnsi" w:cstheme="minorHAnsi"/>
                <w:noProof/>
                <w:webHidden/>
              </w:rPr>
              <w:fldChar w:fldCharType="end"/>
            </w:r>
          </w:hyperlink>
        </w:p>
        <w:p w14:paraId="78FDF3EE"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21" w:history="1">
            <w:r w:rsidRPr="00656AA4">
              <w:rPr>
                <w:rStyle w:val="Hyperlink"/>
                <w:rFonts w:asciiTheme="minorHAnsi" w:hAnsiTheme="minorHAnsi" w:cstheme="minorHAnsi"/>
                <w:noProof/>
              </w:rPr>
              <w:t>11.1 Key Integrations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_Toc226888221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10</w:t>
            </w:r>
            <w:r w:rsidRPr="00656AA4">
              <w:rPr>
                <w:rFonts w:asciiTheme="minorHAnsi" w:hAnsiTheme="minorHAnsi" w:cstheme="minorHAnsi"/>
                <w:noProof/>
                <w:webHidden/>
              </w:rPr>
              <w:fldChar w:fldCharType="end"/>
            </w:r>
          </w:hyperlink>
        </w:p>
        <w:p w14:paraId="4183F543" w14:textId="77777777" w:rsidR="00994FD7" w:rsidRPr="00656AA4" w:rsidRDefault="00994FD7">
          <w:pPr>
            <w:pStyle w:val="TOC3"/>
            <w:tabs>
              <w:tab w:val="right" w:leader="dot" w:pos="10070"/>
            </w:tabs>
            <w:rPr>
              <w:rFonts w:asciiTheme="minorHAnsi" w:hAnsiTheme="minorHAnsi" w:cstheme="minorHAnsi"/>
              <w:noProof/>
              <w:color w:val="auto"/>
              <w:kern w:val="2"/>
              <w:sz w:val="24"/>
              <w:szCs w:val="24"/>
              <w14:ligatures w14:val="standardContextual"/>
            </w:rPr>
          </w:pPr>
          <w:hyperlink w:anchor="_Toc226888222" w:history="1">
            <w:r w:rsidRPr="00656AA4">
              <w:rPr>
                <w:rStyle w:val="Hyperlink"/>
                <w:rFonts w:asciiTheme="minorHAnsi" w:hAnsiTheme="minorHAnsi" w:cstheme="minorHAnsi"/>
                <w:noProof/>
              </w:rPr>
              <w:t>Standard integrations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_Toc226888222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10</w:t>
            </w:r>
            <w:r w:rsidRPr="00656AA4">
              <w:rPr>
                <w:rFonts w:asciiTheme="minorHAnsi" w:hAnsiTheme="minorHAnsi" w:cstheme="minorHAnsi"/>
                <w:noProof/>
                <w:webHidden/>
              </w:rPr>
              <w:fldChar w:fldCharType="end"/>
            </w:r>
          </w:hyperlink>
        </w:p>
        <w:p w14:paraId="7E64D24B"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23" w:history="1">
            <w:r w:rsidRPr="00656AA4">
              <w:rPr>
                <w:rStyle w:val="Hyperlink"/>
                <w:rFonts w:asciiTheme="minorHAnsi" w:hAnsiTheme="minorHAnsi" w:cstheme="minorHAnsi"/>
                <w:noProof/>
              </w:rPr>
              <w:t>11.2 Data Sources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_Toc226888223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10</w:t>
            </w:r>
            <w:r w:rsidRPr="00656AA4">
              <w:rPr>
                <w:rFonts w:asciiTheme="minorHAnsi" w:hAnsiTheme="minorHAnsi" w:cstheme="minorHAnsi"/>
                <w:noProof/>
                <w:webHidden/>
              </w:rPr>
              <w:fldChar w:fldCharType="end"/>
            </w:r>
          </w:hyperlink>
        </w:p>
        <w:p w14:paraId="7CE487F8"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24" w:history="1">
            <w:r w:rsidRPr="00656AA4">
              <w:rPr>
                <w:rStyle w:val="Hyperlink"/>
                <w:rFonts w:asciiTheme="minorHAnsi" w:hAnsiTheme="minorHAnsi" w:cstheme="minorHAnsi"/>
                <w:noProof/>
              </w:rPr>
              <w:t>12. Business Requirements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_Toc226888224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11</w:t>
            </w:r>
            <w:r w:rsidRPr="00656AA4">
              <w:rPr>
                <w:rFonts w:asciiTheme="minorHAnsi" w:hAnsiTheme="minorHAnsi" w:cstheme="minorHAnsi"/>
                <w:noProof/>
                <w:webHidden/>
              </w:rPr>
              <w:fldChar w:fldCharType="end"/>
            </w:r>
          </w:hyperlink>
        </w:p>
        <w:p w14:paraId="664137B1"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25" w:history="1">
            <w:r w:rsidRPr="00656AA4">
              <w:rPr>
                <w:rStyle w:val="Hyperlink"/>
                <w:rFonts w:asciiTheme="minorHAnsi" w:hAnsiTheme="minorHAnsi" w:cstheme="minorHAnsi"/>
                <w:noProof/>
              </w:rPr>
              <w:t>12.1 Functional Requirements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_Toc226888225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11</w:t>
            </w:r>
            <w:r w:rsidRPr="00656AA4">
              <w:rPr>
                <w:rFonts w:asciiTheme="minorHAnsi" w:hAnsiTheme="minorHAnsi" w:cstheme="minorHAnsi"/>
                <w:noProof/>
                <w:webHidden/>
              </w:rPr>
              <w:fldChar w:fldCharType="end"/>
            </w:r>
          </w:hyperlink>
        </w:p>
        <w:p w14:paraId="6F027237"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26" w:history="1">
            <w:r w:rsidRPr="00656AA4">
              <w:rPr>
                <w:rStyle w:val="Hyperlink"/>
                <w:rFonts w:asciiTheme="minorHAnsi" w:hAnsiTheme="minorHAnsi" w:cstheme="minorHAnsi"/>
                <w:noProof/>
              </w:rPr>
              <w:t>12.2 Non-Functional Requirements (NFRs)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_Toc226888226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11</w:t>
            </w:r>
            <w:r w:rsidRPr="00656AA4">
              <w:rPr>
                <w:rFonts w:asciiTheme="minorHAnsi" w:hAnsiTheme="minorHAnsi" w:cstheme="minorHAnsi"/>
                <w:noProof/>
                <w:webHidden/>
              </w:rPr>
              <w:fldChar w:fldCharType="end"/>
            </w:r>
          </w:hyperlink>
        </w:p>
        <w:p w14:paraId="4BE49DEB"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27" w:history="1">
            <w:r w:rsidRPr="00656AA4">
              <w:rPr>
                <w:rStyle w:val="Hyperlink"/>
                <w:rFonts w:asciiTheme="minorHAnsi" w:hAnsiTheme="minorHAnsi" w:cstheme="minorHAnsi"/>
                <w:noProof/>
              </w:rPr>
              <w:t>13. Agent Roles and Decision Domains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_Toc226888227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12</w:t>
            </w:r>
            <w:r w:rsidRPr="00656AA4">
              <w:rPr>
                <w:rFonts w:asciiTheme="minorHAnsi" w:hAnsiTheme="minorHAnsi" w:cstheme="minorHAnsi"/>
                <w:noProof/>
                <w:webHidden/>
              </w:rPr>
              <w:fldChar w:fldCharType="end"/>
            </w:r>
          </w:hyperlink>
        </w:p>
        <w:p w14:paraId="1C8B169E"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28" w:history="1">
            <w:r w:rsidRPr="00656AA4">
              <w:rPr>
                <w:rStyle w:val="Hyperlink"/>
                <w:rFonts w:asciiTheme="minorHAnsi" w:hAnsiTheme="minorHAnsi" w:cstheme="minorHAnsi"/>
                <w:noProof/>
              </w:rPr>
              <w:t>14. Use Cases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_Toc226888228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12</w:t>
            </w:r>
            <w:r w:rsidRPr="00656AA4">
              <w:rPr>
                <w:rFonts w:asciiTheme="minorHAnsi" w:hAnsiTheme="minorHAnsi" w:cstheme="minorHAnsi"/>
                <w:noProof/>
                <w:webHidden/>
              </w:rPr>
              <w:fldChar w:fldCharType="end"/>
            </w:r>
          </w:hyperlink>
        </w:p>
        <w:p w14:paraId="1EEF6180"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29" w:history="1">
            <w:r w:rsidRPr="00656AA4">
              <w:rPr>
                <w:rStyle w:val="Hyperlink"/>
                <w:rFonts w:asciiTheme="minorHAnsi" w:hAnsiTheme="minorHAnsi" w:cstheme="minorHAnsi"/>
                <w:noProof/>
              </w:rPr>
              <w:t>14.1 Use Case Deatils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_Toc226888229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12</w:t>
            </w:r>
            <w:r w:rsidRPr="00656AA4">
              <w:rPr>
                <w:rFonts w:asciiTheme="minorHAnsi" w:hAnsiTheme="minorHAnsi" w:cstheme="minorHAnsi"/>
                <w:noProof/>
                <w:webHidden/>
              </w:rPr>
              <w:fldChar w:fldCharType="end"/>
            </w:r>
          </w:hyperlink>
        </w:p>
        <w:p w14:paraId="607C2485" w14:textId="77777777" w:rsidR="00994FD7" w:rsidRPr="00656AA4" w:rsidRDefault="00994FD7">
          <w:pPr>
            <w:pStyle w:val="TOC3"/>
            <w:tabs>
              <w:tab w:val="right" w:leader="dot" w:pos="10070"/>
            </w:tabs>
            <w:rPr>
              <w:rFonts w:asciiTheme="minorHAnsi" w:hAnsiTheme="minorHAnsi" w:cstheme="minorHAnsi"/>
              <w:noProof/>
              <w:color w:val="auto"/>
              <w:kern w:val="2"/>
              <w:sz w:val="24"/>
              <w:szCs w:val="24"/>
              <w14:ligatures w14:val="standardContextual"/>
            </w:rPr>
          </w:pPr>
          <w:hyperlink w:anchor="_Toc226888230" w:history="1">
            <w:r w:rsidRPr="00656AA4">
              <w:rPr>
                <w:rStyle w:val="Hyperlink"/>
                <w:rFonts w:asciiTheme="minorHAnsi" w:hAnsiTheme="minorHAnsi" w:cstheme="minorHAnsi"/>
                <w:noProof/>
              </w:rPr>
              <w:t>14.2 Data Sections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_Toc226888230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13</w:t>
            </w:r>
            <w:r w:rsidRPr="00656AA4">
              <w:rPr>
                <w:rFonts w:asciiTheme="minorHAnsi" w:hAnsiTheme="minorHAnsi" w:cstheme="minorHAnsi"/>
                <w:noProof/>
                <w:webHidden/>
              </w:rPr>
              <w:fldChar w:fldCharType="end"/>
            </w:r>
          </w:hyperlink>
        </w:p>
        <w:p w14:paraId="1591E4ED" w14:textId="77777777" w:rsidR="00994FD7" w:rsidRPr="00656AA4" w:rsidRDefault="00994FD7">
          <w:pPr>
            <w:pStyle w:val="TOC3"/>
            <w:tabs>
              <w:tab w:val="right" w:leader="dot" w:pos="10070"/>
            </w:tabs>
            <w:rPr>
              <w:rFonts w:asciiTheme="minorHAnsi" w:hAnsiTheme="minorHAnsi" w:cstheme="minorHAnsi"/>
              <w:noProof/>
              <w:color w:val="auto"/>
              <w:kern w:val="2"/>
              <w:sz w:val="24"/>
              <w:szCs w:val="24"/>
              <w14:ligatures w14:val="standardContextual"/>
            </w:rPr>
          </w:pPr>
          <w:hyperlink w:anchor="_Toc226888231" w:history="1">
            <w:r w:rsidRPr="00656AA4">
              <w:rPr>
                <w:rStyle w:val="Hyperlink"/>
                <w:rFonts w:asciiTheme="minorHAnsi" w:hAnsiTheme="minorHAnsi" w:cstheme="minorHAnsi"/>
                <w:noProof/>
              </w:rPr>
              <w:t>14.3 Screens: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_Toc226888231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13</w:t>
            </w:r>
            <w:r w:rsidRPr="00656AA4">
              <w:rPr>
                <w:rFonts w:asciiTheme="minorHAnsi" w:hAnsiTheme="minorHAnsi" w:cstheme="minorHAnsi"/>
                <w:noProof/>
                <w:webHidden/>
              </w:rPr>
              <w:fldChar w:fldCharType="end"/>
            </w:r>
          </w:hyperlink>
        </w:p>
        <w:p w14:paraId="19080D13"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32" w:history="1">
            <w:r w:rsidRPr="00656AA4">
              <w:rPr>
                <w:rStyle w:val="Hyperlink"/>
                <w:rFonts w:asciiTheme="minorHAnsi" w:hAnsiTheme="minorHAnsi" w:cstheme="minorHAnsi"/>
                <w:noProof/>
              </w:rPr>
              <w:t>15. Assumptions, Constraints, Prerequisites and Dependencies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_Toc226888232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14</w:t>
            </w:r>
            <w:r w:rsidRPr="00656AA4">
              <w:rPr>
                <w:rFonts w:asciiTheme="minorHAnsi" w:hAnsiTheme="minorHAnsi" w:cstheme="minorHAnsi"/>
                <w:noProof/>
                <w:webHidden/>
              </w:rPr>
              <w:fldChar w:fldCharType="end"/>
            </w:r>
          </w:hyperlink>
        </w:p>
        <w:p w14:paraId="64EA557C"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33" w:history="1">
            <w:r w:rsidRPr="00656AA4">
              <w:rPr>
                <w:rStyle w:val="Hyperlink"/>
                <w:rFonts w:asciiTheme="minorHAnsi" w:hAnsiTheme="minorHAnsi" w:cstheme="minorHAnsi"/>
                <w:noProof/>
              </w:rPr>
              <w:t>15.1 Assumptions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_Toc226888233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14</w:t>
            </w:r>
            <w:r w:rsidRPr="00656AA4">
              <w:rPr>
                <w:rFonts w:asciiTheme="minorHAnsi" w:hAnsiTheme="minorHAnsi" w:cstheme="minorHAnsi"/>
                <w:noProof/>
                <w:webHidden/>
              </w:rPr>
              <w:fldChar w:fldCharType="end"/>
            </w:r>
          </w:hyperlink>
        </w:p>
        <w:p w14:paraId="0CDE701C"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34" w:history="1">
            <w:r w:rsidRPr="00656AA4">
              <w:rPr>
                <w:rStyle w:val="Hyperlink"/>
                <w:rFonts w:asciiTheme="minorHAnsi" w:hAnsiTheme="minorHAnsi" w:cstheme="minorHAnsi"/>
                <w:noProof/>
              </w:rPr>
              <w:t>15.2 Constraints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_Toc226888234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14</w:t>
            </w:r>
            <w:r w:rsidRPr="00656AA4">
              <w:rPr>
                <w:rFonts w:asciiTheme="minorHAnsi" w:hAnsiTheme="minorHAnsi" w:cstheme="minorHAnsi"/>
                <w:noProof/>
                <w:webHidden/>
              </w:rPr>
              <w:fldChar w:fldCharType="end"/>
            </w:r>
          </w:hyperlink>
        </w:p>
        <w:p w14:paraId="4C7F9187"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35" w:history="1">
            <w:r w:rsidRPr="00656AA4">
              <w:rPr>
                <w:rStyle w:val="Hyperlink"/>
                <w:rFonts w:asciiTheme="minorHAnsi" w:hAnsiTheme="minorHAnsi" w:cstheme="minorHAnsi"/>
                <w:noProof/>
              </w:rPr>
              <w:t>15.3 Prerequisites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_Toc226888235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14</w:t>
            </w:r>
            <w:r w:rsidRPr="00656AA4">
              <w:rPr>
                <w:rFonts w:asciiTheme="minorHAnsi" w:hAnsiTheme="minorHAnsi" w:cstheme="minorHAnsi"/>
                <w:noProof/>
                <w:webHidden/>
              </w:rPr>
              <w:fldChar w:fldCharType="end"/>
            </w:r>
          </w:hyperlink>
        </w:p>
        <w:p w14:paraId="54FEBA17"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36" w:history="1">
            <w:r w:rsidRPr="00656AA4">
              <w:rPr>
                <w:rStyle w:val="Hyperlink"/>
                <w:rFonts w:asciiTheme="minorHAnsi" w:hAnsiTheme="minorHAnsi" w:cstheme="minorHAnsi"/>
                <w:noProof/>
              </w:rPr>
              <w:t>15.4 Dependencies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_Toc226888236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14</w:t>
            </w:r>
            <w:r w:rsidRPr="00656AA4">
              <w:rPr>
                <w:rFonts w:asciiTheme="minorHAnsi" w:hAnsiTheme="minorHAnsi" w:cstheme="minorHAnsi"/>
                <w:noProof/>
                <w:webHidden/>
              </w:rPr>
              <w:fldChar w:fldCharType="end"/>
            </w:r>
          </w:hyperlink>
        </w:p>
        <w:p w14:paraId="4B35DA39"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37" w:history="1">
            <w:r w:rsidRPr="00656AA4">
              <w:rPr>
                <w:rStyle w:val="Hyperlink"/>
                <w:rFonts w:asciiTheme="minorHAnsi" w:hAnsiTheme="minorHAnsi" w:cstheme="minorHAnsi"/>
                <w:noProof/>
              </w:rPr>
              <w:t>16.0 Risks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_Toc226888237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14</w:t>
            </w:r>
            <w:r w:rsidRPr="00656AA4">
              <w:rPr>
                <w:rFonts w:asciiTheme="minorHAnsi" w:hAnsiTheme="minorHAnsi" w:cstheme="minorHAnsi"/>
                <w:noProof/>
                <w:webHidden/>
              </w:rPr>
              <w:fldChar w:fldCharType="end"/>
            </w:r>
          </w:hyperlink>
        </w:p>
        <w:p w14:paraId="6C019CB0"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38" w:history="1">
            <w:r w:rsidRPr="00656AA4">
              <w:rPr>
                <w:rStyle w:val="Hyperlink"/>
                <w:rFonts w:asciiTheme="minorHAnsi" w:hAnsiTheme="minorHAnsi" w:cstheme="minorHAnsi"/>
                <w:noProof/>
              </w:rPr>
              <w:t>Appendix</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_Toc226888238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15</w:t>
            </w:r>
            <w:r w:rsidRPr="00656AA4">
              <w:rPr>
                <w:rFonts w:asciiTheme="minorHAnsi" w:hAnsiTheme="minorHAnsi" w:cstheme="minorHAnsi"/>
                <w:noProof/>
                <w:webHidden/>
              </w:rPr>
              <w:fldChar w:fldCharType="end"/>
            </w:r>
          </w:hyperlink>
        </w:p>
        <w:p w14:paraId="14E4FFEE"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39" w:history="1">
            <w:r w:rsidRPr="00656AA4">
              <w:rPr>
                <w:rStyle w:val="Hyperlink"/>
                <w:rFonts w:asciiTheme="minorHAnsi" w:hAnsiTheme="minorHAnsi" w:cstheme="minorHAnsi"/>
                <w:noProof/>
              </w:rPr>
              <w:t>Appendix: RACI Matrix &amp; Permissions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_Toc226888239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15</w:t>
            </w:r>
            <w:r w:rsidRPr="00656AA4">
              <w:rPr>
                <w:rFonts w:asciiTheme="minorHAnsi" w:hAnsiTheme="minorHAnsi" w:cstheme="minorHAnsi"/>
                <w:noProof/>
                <w:webHidden/>
              </w:rPr>
              <w:fldChar w:fldCharType="end"/>
            </w:r>
          </w:hyperlink>
        </w:p>
        <w:p w14:paraId="303B07D5"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40" w:history="1">
            <w:r w:rsidRPr="00656AA4">
              <w:rPr>
                <w:rStyle w:val="Hyperlink"/>
                <w:rFonts w:asciiTheme="minorHAnsi" w:hAnsiTheme="minorHAnsi" w:cstheme="minorHAnsi"/>
                <w:noProof/>
              </w:rPr>
              <w:t>RACI Matrix — Key Processes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_Toc226888240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15</w:t>
            </w:r>
            <w:r w:rsidRPr="00656AA4">
              <w:rPr>
                <w:rFonts w:asciiTheme="minorHAnsi" w:hAnsiTheme="minorHAnsi" w:cstheme="minorHAnsi"/>
                <w:noProof/>
                <w:webHidden/>
              </w:rPr>
              <w:fldChar w:fldCharType="end"/>
            </w:r>
          </w:hyperlink>
        </w:p>
        <w:p w14:paraId="63A83CF6" w14:textId="77777777" w:rsidR="00994FD7" w:rsidRPr="00656AA4" w:rsidRDefault="00994FD7">
          <w:pPr>
            <w:pStyle w:val="TOC2"/>
            <w:tabs>
              <w:tab w:val="right" w:leader="dot" w:pos="10070"/>
            </w:tabs>
            <w:rPr>
              <w:rFonts w:asciiTheme="minorHAnsi" w:hAnsiTheme="minorHAnsi" w:cstheme="minorHAnsi"/>
              <w:noProof/>
              <w:color w:val="auto"/>
              <w:kern w:val="2"/>
              <w:sz w:val="24"/>
              <w:szCs w:val="24"/>
              <w14:ligatures w14:val="standardContextual"/>
            </w:rPr>
          </w:pPr>
          <w:hyperlink w:anchor="_Toc226888241" w:history="1">
            <w:r w:rsidRPr="00656AA4">
              <w:rPr>
                <w:rStyle w:val="Hyperlink"/>
                <w:rFonts w:asciiTheme="minorHAnsi" w:hAnsiTheme="minorHAnsi" w:cstheme="minorHAnsi"/>
                <w:noProof/>
              </w:rPr>
              <w:t>Condensed Permissions Matrix</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_Toc226888241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15</w:t>
            </w:r>
            <w:r w:rsidRPr="00656AA4">
              <w:rPr>
                <w:rFonts w:asciiTheme="minorHAnsi" w:hAnsiTheme="minorHAnsi" w:cstheme="minorHAnsi"/>
                <w:noProof/>
                <w:webHidden/>
              </w:rPr>
              <w:fldChar w:fldCharType="end"/>
            </w:r>
          </w:hyperlink>
        </w:p>
        <w:p w14:paraId="48378741" w14:textId="77777777" w:rsidR="00994FD7" w:rsidRPr="00656AA4" w:rsidRDefault="00994FD7">
          <w:pPr>
            <w:pStyle w:val="TOC1"/>
            <w:tabs>
              <w:tab w:val="right" w:leader="dot" w:pos="10070"/>
            </w:tabs>
            <w:rPr>
              <w:rFonts w:asciiTheme="minorHAnsi" w:hAnsiTheme="minorHAnsi" w:cstheme="minorHAnsi"/>
              <w:noProof/>
              <w:color w:val="auto"/>
              <w:kern w:val="2"/>
              <w:sz w:val="24"/>
              <w:szCs w:val="24"/>
              <w14:ligatures w14:val="standardContextual"/>
            </w:rPr>
          </w:pPr>
          <w:hyperlink w:anchor="_Toc226888242" w:history="1">
            <w:r w:rsidRPr="00656AA4">
              <w:rPr>
                <w:rStyle w:val="Hyperlink"/>
                <w:rFonts w:asciiTheme="minorHAnsi" w:hAnsiTheme="minorHAnsi" w:cstheme="minorHAnsi"/>
                <w:noProof/>
              </w:rPr>
              <w:t>Approvals</w:t>
            </w:r>
            <w:r w:rsidRPr="00656AA4">
              <w:rPr>
                <w:rFonts w:asciiTheme="minorHAnsi" w:hAnsiTheme="minorHAnsi" w:cstheme="minorHAnsi"/>
                <w:noProof/>
                <w:webHidden/>
              </w:rPr>
              <w:tab/>
            </w:r>
            <w:r w:rsidRPr="00656AA4">
              <w:rPr>
                <w:rFonts w:asciiTheme="minorHAnsi" w:hAnsiTheme="minorHAnsi" w:cstheme="minorHAnsi"/>
                <w:noProof/>
                <w:webHidden/>
              </w:rPr>
              <w:fldChar w:fldCharType="begin"/>
            </w:r>
            <w:r w:rsidRPr="00656AA4">
              <w:rPr>
                <w:rFonts w:asciiTheme="minorHAnsi" w:hAnsiTheme="minorHAnsi" w:cstheme="minorHAnsi"/>
                <w:noProof/>
                <w:webHidden/>
              </w:rPr>
              <w:instrText xml:space="preserve"> PAGEREF _Toc226888242 \h </w:instrText>
            </w:r>
            <w:r w:rsidRPr="00656AA4">
              <w:rPr>
                <w:rFonts w:asciiTheme="minorHAnsi" w:hAnsiTheme="minorHAnsi" w:cstheme="minorHAnsi"/>
                <w:noProof/>
                <w:webHidden/>
              </w:rPr>
            </w:r>
            <w:r w:rsidRPr="00656AA4">
              <w:rPr>
                <w:rFonts w:asciiTheme="minorHAnsi" w:hAnsiTheme="minorHAnsi" w:cstheme="minorHAnsi"/>
                <w:noProof/>
                <w:webHidden/>
              </w:rPr>
              <w:fldChar w:fldCharType="separate"/>
            </w:r>
            <w:r w:rsidRPr="00656AA4">
              <w:rPr>
                <w:rFonts w:asciiTheme="minorHAnsi" w:hAnsiTheme="minorHAnsi" w:cstheme="minorHAnsi"/>
                <w:noProof/>
                <w:webHidden/>
              </w:rPr>
              <w:t>16</w:t>
            </w:r>
            <w:r w:rsidRPr="00656AA4">
              <w:rPr>
                <w:rFonts w:asciiTheme="minorHAnsi" w:hAnsiTheme="minorHAnsi" w:cstheme="minorHAnsi"/>
                <w:noProof/>
                <w:webHidden/>
              </w:rPr>
              <w:fldChar w:fldCharType="end"/>
            </w:r>
          </w:hyperlink>
        </w:p>
        <w:p w14:paraId="154C92F2" w14:textId="77777777" w:rsidR="004F6A13" w:rsidRPr="00656AA4" w:rsidRDefault="004F6A13" w:rsidP="00FF0CE6">
          <w:pPr>
            <w:rPr>
              <w:rFonts w:asciiTheme="minorHAnsi" w:hAnsiTheme="minorHAnsi" w:cstheme="minorHAnsi"/>
            </w:rPr>
          </w:pPr>
          <w:r w:rsidRPr="00656AA4">
            <w:rPr>
              <w:rFonts w:asciiTheme="minorHAnsi" w:hAnsiTheme="minorHAnsi" w:cstheme="minorHAnsi"/>
              <w:b/>
              <w:bCs/>
              <w:noProof/>
            </w:rPr>
            <w:fldChar w:fldCharType="end"/>
          </w:r>
        </w:p>
      </w:sdtContent>
    </w:sdt>
    <w:p w14:paraId="35AE0895" w14:textId="77777777" w:rsidR="00A80440" w:rsidRPr="00656AA4" w:rsidRDefault="00A80440">
      <w:pPr>
        <w:rPr>
          <w:rFonts w:asciiTheme="minorHAnsi" w:hAnsiTheme="minorHAnsi" w:cstheme="minorHAnsi"/>
          <w:b/>
          <w:bCs/>
          <w:color w:val="1F3864"/>
          <w:sz w:val="28"/>
          <w:szCs w:val="28"/>
        </w:rPr>
      </w:pPr>
      <w:r w:rsidRPr="00656AA4">
        <w:rPr>
          <w:rFonts w:asciiTheme="minorHAnsi" w:hAnsiTheme="minorHAnsi" w:cstheme="minorHAnsi"/>
          <w:sz w:val="28"/>
          <w:szCs w:val="28"/>
        </w:rPr>
        <w:br w:type="page"/>
      </w:r>
    </w:p>
    <w:p w14:paraId="708C1E95" w14:textId="77777777" w:rsidR="00011E8F" w:rsidRPr="00656AA4" w:rsidRDefault="00840895">
      <w:pPr>
        <w:pStyle w:val="Heading1"/>
        <w:rPr>
          <w:rFonts w:asciiTheme="minorHAnsi" w:hAnsiTheme="minorHAnsi" w:cstheme="minorHAnsi"/>
        </w:rPr>
      </w:pPr>
      <w:bookmarkStart w:id="0" w:name="_Toc226888194"/>
      <w:r w:rsidRPr="00656AA4">
        <w:rPr>
          <w:rFonts w:asciiTheme="minorHAnsi" w:hAnsiTheme="minorHAnsi" w:cstheme="minorHAnsi"/>
          <w:sz w:val="28"/>
          <w:szCs w:val="28"/>
        </w:rPr>
        <w:lastRenderedPageBreak/>
        <w:t>1. Document Information</w:t>
      </w:r>
      <w:bookmarkEnd w:id="0"/>
    </w:p>
    <w:p w14:paraId="4A7E2DE5" w14:textId="77777777" w:rsidR="00011E8F" w:rsidRPr="00656AA4" w:rsidRDefault="00840895">
      <w:pPr>
        <w:spacing w:after="160"/>
        <w:rPr>
          <w:rFonts w:asciiTheme="minorHAnsi" w:hAnsiTheme="minorHAnsi" w:cstheme="minorHAnsi"/>
        </w:rPr>
      </w:pPr>
      <w:r w:rsidRPr="00656AA4">
        <w:rPr>
          <w:rFonts w:asciiTheme="minorHAnsi" w:hAnsiTheme="minorHAnsi" w:cstheme="minorHAnsi"/>
        </w:rPr>
        <w:t>Purpose: To establish a unified understanding of the new system's scope and detailed requirements, serving as the primary reference for design, development, testing, and operations.</w:t>
      </w:r>
    </w:p>
    <w:p w14:paraId="65B37617" w14:textId="77777777" w:rsidR="00011E8F" w:rsidRPr="00656AA4" w:rsidRDefault="00011E8F">
      <w:pPr>
        <w:spacing w:after="80"/>
        <w:rPr>
          <w:rFonts w:asciiTheme="minorHAnsi" w:hAnsiTheme="minorHAnsi" w:cstheme="minorHAnsi"/>
        </w:rPr>
      </w:pPr>
    </w:p>
    <w:p w14:paraId="30C650A2" w14:textId="77777777" w:rsidR="00011E8F" w:rsidRPr="00656AA4" w:rsidRDefault="00840895">
      <w:pPr>
        <w:pStyle w:val="Heading2"/>
        <w:rPr>
          <w:rFonts w:asciiTheme="minorHAnsi" w:hAnsiTheme="minorHAnsi" w:cstheme="minorHAnsi"/>
        </w:rPr>
      </w:pPr>
      <w:bookmarkStart w:id="1" w:name="_Toc226888195"/>
      <w:r w:rsidRPr="00656AA4">
        <w:rPr>
          <w:rFonts w:asciiTheme="minorHAnsi" w:hAnsiTheme="minorHAnsi" w:cstheme="minorHAnsi"/>
          <w:sz w:val="24"/>
          <w:szCs w:val="24"/>
        </w:rPr>
        <w:t>1.1 Version History</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800"/>
        <w:gridCol w:w="3900"/>
        <w:gridCol w:w="2160"/>
      </w:tblGrid>
      <w:tr w:rsidR="00011E8F" w:rsidRPr="00656AA4" w14:paraId="00B5D04D" w14:textId="77777777">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43102F7E"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Version</w:t>
            </w:r>
          </w:p>
        </w:tc>
        <w:tc>
          <w:tcPr>
            <w:tcW w:w="18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EFACA0A"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Date</w:t>
            </w:r>
          </w:p>
        </w:tc>
        <w:tc>
          <w:tcPr>
            <w:tcW w:w="39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625D698"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Description</w:t>
            </w:r>
          </w:p>
        </w:tc>
        <w:tc>
          <w:tcPr>
            <w:tcW w:w="21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04A673D1"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Author</w:t>
            </w:r>
          </w:p>
        </w:tc>
      </w:tr>
      <w:tr w:rsidR="00011E8F" w:rsidRPr="00656AA4" w14:paraId="39A2B4C4" w14:textId="77777777">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A04D65D" w14:textId="77777777" w:rsidR="00011E8F" w:rsidRPr="00656AA4" w:rsidRDefault="00840895">
            <w:pPr>
              <w:rPr>
                <w:rFonts w:asciiTheme="minorHAnsi" w:hAnsiTheme="minorHAnsi" w:cstheme="minorHAnsi"/>
              </w:rPr>
            </w:pPr>
            <w:r w:rsidRPr="00656AA4">
              <w:rPr>
                <w:rFonts w:asciiTheme="minorHAnsi" w:hAnsiTheme="minorHAnsi" w:cstheme="minorHAnsi"/>
                <w:color w:val="222222"/>
              </w:rPr>
              <w:t>v1.0</w:t>
            </w:r>
          </w:p>
        </w:tc>
        <w:tc>
          <w:tcPr>
            <w:tcW w:w="18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6A09710" w14:textId="77777777" w:rsidR="00011E8F" w:rsidRPr="00656AA4" w:rsidRDefault="009A7728">
            <w:pPr>
              <w:rPr>
                <w:rFonts w:asciiTheme="minorHAnsi" w:hAnsiTheme="minorHAnsi" w:cstheme="minorHAnsi"/>
              </w:rPr>
            </w:pPr>
            <w:r w:rsidRPr="00656AA4">
              <w:rPr>
                <w:rFonts w:asciiTheme="minorHAnsi" w:hAnsiTheme="minorHAnsi" w:cstheme="minorHAnsi"/>
              </w:rPr>
              <w:t>Feb 9 2026</w:t>
            </w:r>
          </w:p>
        </w:tc>
        <w:tc>
          <w:tcPr>
            <w:tcW w:w="39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9D0079E" w14:textId="77777777" w:rsidR="00011E8F" w:rsidRPr="00656AA4" w:rsidRDefault="009A7728">
            <w:pPr>
              <w:rPr>
                <w:rFonts w:asciiTheme="minorHAnsi" w:hAnsiTheme="minorHAnsi" w:cstheme="minorHAnsi"/>
              </w:rPr>
            </w:pPr>
            <w:r w:rsidRPr="00656AA4">
              <w:rPr>
                <w:rFonts w:asciiTheme="minorHAnsi" w:hAnsiTheme="minorHAnsi" w:cstheme="minorHAnsi"/>
              </w:rPr>
              <w:t>Started Document</w:t>
            </w:r>
          </w:p>
        </w:tc>
        <w:tc>
          <w:tcPr>
            <w:tcW w:w="21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1CC12B31" w14:textId="77777777" w:rsidR="00011E8F" w:rsidRPr="00656AA4" w:rsidRDefault="009A7728">
            <w:pPr>
              <w:rPr>
                <w:rFonts w:asciiTheme="minorHAnsi" w:hAnsiTheme="minorHAnsi" w:cstheme="minorHAnsi"/>
              </w:rPr>
            </w:pPr>
            <w:r w:rsidRPr="00656AA4">
              <w:rPr>
                <w:rFonts w:asciiTheme="minorHAnsi" w:hAnsiTheme="minorHAnsi" w:cstheme="minorHAnsi"/>
              </w:rPr>
              <w:t>Moazzam Ahmed</w:t>
            </w:r>
          </w:p>
        </w:tc>
      </w:tr>
      <w:tr w:rsidR="00011E8F" w:rsidRPr="00656AA4" w14:paraId="092E53A4" w14:textId="77777777">
        <w:tc>
          <w:tcPr>
            <w:tcW w:w="1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1FDA55C" w14:textId="77777777" w:rsidR="00011E8F" w:rsidRPr="00656AA4" w:rsidRDefault="00840895">
            <w:pPr>
              <w:rPr>
                <w:rFonts w:asciiTheme="minorHAnsi" w:hAnsiTheme="minorHAnsi" w:cstheme="minorHAnsi"/>
              </w:rPr>
            </w:pPr>
            <w:r w:rsidRPr="00656AA4">
              <w:rPr>
                <w:rFonts w:asciiTheme="minorHAnsi" w:hAnsiTheme="minorHAnsi" w:cstheme="minorHAnsi"/>
                <w:color w:val="222222"/>
              </w:rPr>
              <w:t>v1.1</w:t>
            </w:r>
          </w:p>
        </w:tc>
        <w:tc>
          <w:tcPr>
            <w:tcW w:w="1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6ABD924F" w14:textId="77777777" w:rsidR="00011E8F" w:rsidRPr="00656AA4" w:rsidRDefault="009A7728">
            <w:pPr>
              <w:rPr>
                <w:rFonts w:asciiTheme="minorHAnsi" w:hAnsiTheme="minorHAnsi" w:cstheme="minorHAnsi"/>
              </w:rPr>
            </w:pPr>
            <w:r w:rsidRPr="00656AA4">
              <w:rPr>
                <w:rFonts w:asciiTheme="minorHAnsi" w:hAnsiTheme="minorHAnsi" w:cstheme="minorHAnsi"/>
              </w:rPr>
              <w:t>Feb 17 2026</w:t>
            </w:r>
          </w:p>
        </w:tc>
        <w:tc>
          <w:tcPr>
            <w:tcW w:w="39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5A2E361" w14:textId="77777777" w:rsidR="00011E8F" w:rsidRPr="00656AA4" w:rsidRDefault="009A7728">
            <w:pPr>
              <w:rPr>
                <w:rFonts w:asciiTheme="minorHAnsi" w:hAnsiTheme="minorHAnsi" w:cstheme="minorHAnsi"/>
              </w:rPr>
            </w:pPr>
            <w:r w:rsidRPr="00656AA4">
              <w:rPr>
                <w:rFonts w:asciiTheme="minorHAnsi" w:hAnsiTheme="minorHAnsi" w:cstheme="minorHAnsi"/>
              </w:rPr>
              <w:t>Added Problem Statement &amp; Strategic Opportunity</w:t>
            </w:r>
          </w:p>
        </w:tc>
        <w:tc>
          <w:tcPr>
            <w:tcW w:w="21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54F9AB52" w14:textId="77777777" w:rsidR="00011E8F" w:rsidRPr="00656AA4" w:rsidRDefault="009A7728">
            <w:pPr>
              <w:rPr>
                <w:rFonts w:asciiTheme="minorHAnsi" w:hAnsiTheme="minorHAnsi" w:cstheme="minorHAnsi"/>
              </w:rPr>
            </w:pPr>
            <w:r w:rsidRPr="00656AA4">
              <w:rPr>
                <w:rFonts w:asciiTheme="minorHAnsi" w:hAnsiTheme="minorHAnsi" w:cstheme="minorHAnsi"/>
              </w:rPr>
              <w:t>Moazzam Ahmed</w:t>
            </w:r>
          </w:p>
        </w:tc>
      </w:tr>
      <w:tr w:rsidR="00011E8F" w:rsidRPr="00656AA4" w14:paraId="333933D2" w14:textId="77777777">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14B6ECD" w14:textId="77777777" w:rsidR="00011E8F" w:rsidRPr="00656AA4" w:rsidRDefault="00840895">
            <w:pPr>
              <w:rPr>
                <w:rFonts w:asciiTheme="minorHAnsi" w:hAnsiTheme="minorHAnsi" w:cstheme="minorHAnsi"/>
              </w:rPr>
            </w:pPr>
            <w:r w:rsidRPr="00656AA4">
              <w:rPr>
                <w:rFonts w:asciiTheme="minorHAnsi" w:hAnsiTheme="minorHAnsi" w:cstheme="minorHAnsi"/>
                <w:color w:val="222222"/>
              </w:rPr>
              <w:t>v1.2</w:t>
            </w:r>
          </w:p>
        </w:tc>
        <w:tc>
          <w:tcPr>
            <w:tcW w:w="18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5E69F77" w14:textId="77777777" w:rsidR="00011E8F" w:rsidRPr="00656AA4" w:rsidRDefault="009A7728">
            <w:pPr>
              <w:rPr>
                <w:rFonts w:asciiTheme="minorHAnsi" w:hAnsiTheme="minorHAnsi" w:cstheme="minorHAnsi"/>
              </w:rPr>
            </w:pPr>
            <w:r w:rsidRPr="00656AA4">
              <w:rPr>
                <w:rFonts w:asciiTheme="minorHAnsi" w:hAnsiTheme="minorHAnsi" w:cstheme="minorHAnsi"/>
              </w:rPr>
              <w:t>Feb 24 2026</w:t>
            </w:r>
          </w:p>
        </w:tc>
        <w:tc>
          <w:tcPr>
            <w:tcW w:w="39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B806EC7" w14:textId="77777777" w:rsidR="00011E8F" w:rsidRPr="00656AA4" w:rsidRDefault="009A7728">
            <w:pPr>
              <w:rPr>
                <w:rFonts w:asciiTheme="minorHAnsi" w:hAnsiTheme="minorHAnsi" w:cstheme="minorHAnsi"/>
              </w:rPr>
            </w:pPr>
            <w:r w:rsidRPr="00656AA4">
              <w:rPr>
                <w:rFonts w:asciiTheme="minorHAnsi" w:hAnsiTheme="minorHAnsi" w:cstheme="minorHAnsi"/>
              </w:rPr>
              <w:t>Added In-Scope, Out of Scope</w:t>
            </w:r>
          </w:p>
        </w:tc>
        <w:tc>
          <w:tcPr>
            <w:tcW w:w="21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92673E6" w14:textId="77777777" w:rsidR="00011E8F" w:rsidRPr="00656AA4" w:rsidRDefault="009A7728">
            <w:pPr>
              <w:rPr>
                <w:rFonts w:asciiTheme="minorHAnsi" w:hAnsiTheme="minorHAnsi" w:cstheme="minorHAnsi"/>
              </w:rPr>
            </w:pPr>
            <w:r w:rsidRPr="00656AA4">
              <w:rPr>
                <w:rFonts w:asciiTheme="minorHAnsi" w:hAnsiTheme="minorHAnsi" w:cstheme="minorHAnsi"/>
              </w:rPr>
              <w:t>Moazzam Ahmed</w:t>
            </w:r>
          </w:p>
        </w:tc>
      </w:tr>
      <w:tr w:rsidR="00011E8F" w:rsidRPr="00656AA4" w14:paraId="72FB5E57" w14:textId="77777777">
        <w:tc>
          <w:tcPr>
            <w:tcW w:w="1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485BD08" w14:textId="77777777" w:rsidR="00011E8F" w:rsidRPr="00656AA4" w:rsidRDefault="00840895">
            <w:pPr>
              <w:rPr>
                <w:rFonts w:asciiTheme="minorHAnsi" w:hAnsiTheme="minorHAnsi" w:cstheme="minorHAnsi"/>
              </w:rPr>
            </w:pPr>
            <w:r w:rsidRPr="00656AA4">
              <w:rPr>
                <w:rFonts w:asciiTheme="minorHAnsi" w:hAnsiTheme="minorHAnsi" w:cstheme="minorHAnsi"/>
                <w:color w:val="222222"/>
              </w:rPr>
              <w:t>v1.3</w:t>
            </w:r>
          </w:p>
        </w:tc>
        <w:tc>
          <w:tcPr>
            <w:tcW w:w="1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9B1A929" w14:textId="77777777" w:rsidR="00011E8F" w:rsidRPr="00656AA4" w:rsidRDefault="009A7728">
            <w:pPr>
              <w:rPr>
                <w:rFonts w:asciiTheme="minorHAnsi" w:hAnsiTheme="minorHAnsi" w:cstheme="minorHAnsi"/>
              </w:rPr>
            </w:pPr>
            <w:r w:rsidRPr="00656AA4">
              <w:rPr>
                <w:rFonts w:asciiTheme="minorHAnsi" w:hAnsiTheme="minorHAnsi" w:cstheme="minorHAnsi"/>
              </w:rPr>
              <w:t>Mar 10 2026</w:t>
            </w:r>
          </w:p>
        </w:tc>
        <w:tc>
          <w:tcPr>
            <w:tcW w:w="39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FB347C8" w14:textId="77777777" w:rsidR="00011E8F" w:rsidRPr="00656AA4" w:rsidRDefault="009A7728">
            <w:pPr>
              <w:rPr>
                <w:rFonts w:asciiTheme="minorHAnsi" w:hAnsiTheme="minorHAnsi" w:cstheme="minorHAnsi"/>
              </w:rPr>
            </w:pPr>
            <w:r w:rsidRPr="00656AA4">
              <w:rPr>
                <w:rFonts w:asciiTheme="minorHAnsi" w:hAnsiTheme="minorHAnsi" w:cstheme="minorHAnsi"/>
              </w:rPr>
              <w:t>Added Definitions</w:t>
            </w:r>
          </w:p>
        </w:tc>
        <w:tc>
          <w:tcPr>
            <w:tcW w:w="21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BD5C536" w14:textId="77777777" w:rsidR="00011E8F" w:rsidRPr="00656AA4" w:rsidRDefault="009A7728">
            <w:pPr>
              <w:rPr>
                <w:rFonts w:asciiTheme="minorHAnsi" w:hAnsiTheme="minorHAnsi" w:cstheme="minorHAnsi"/>
              </w:rPr>
            </w:pPr>
            <w:r w:rsidRPr="00656AA4">
              <w:rPr>
                <w:rFonts w:asciiTheme="minorHAnsi" w:hAnsiTheme="minorHAnsi" w:cstheme="minorHAnsi"/>
              </w:rPr>
              <w:t>Moazzam Ahmed</w:t>
            </w:r>
          </w:p>
        </w:tc>
      </w:tr>
      <w:tr w:rsidR="009A7728" w:rsidRPr="00656AA4" w14:paraId="13FDAE6B" w14:textId="77777777">
        <w:tc>
          <w:tcPr>
            <w:tcW w:w="1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05F1283" w14:textId="77777777" w:rsidR="009A7728" w:rsidRPr="00656AA4" w:rsidRDefault="009A7728">
            <w:pPr>
              <w:rPr>
                <w:rFonts w:asciiTheme="minorHAnsi" w:hAnsiTheme="minorHAnsi" w:cstheme="minorHAnsi"/>
                <w:color w:val="222222"/>
              </w:rPr>
            </w:pPr>
            <w:r w:rsidRPr="00656AA4">
              <w:rPr>
                <w:rFonts w:asciiTheme="minorHAnsi" w:hAnsiTheme="minorHAnsi" w:cstheme="minorHAnsi"/>
                <w:color w:val="222222"/>
              </w:rPr>
              <w:t>V1.4</w:t>
            </w:r>
          </w:p>
        </w:tc>
        <w:tc>
          <w:tcPr>
            <w:tcW w:w="1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A55FC70" w14:textId="77777777" w:rsidR="009A7728" w:rsidRPr="00656AA4" w:rsidRDefault="009A7728">
            <w:pPr>
              <w:rPr>
                <w:rFonts w:asciiTheme="minorHAnsi" w:hAnsiTheme="minorHAnsi" w:cstheme="minorHAnsi"/>
              </w:rPr>
            </w:pPr>
            <w:r w:rsidRPr="00656AA4">
              <w:rPr>
                <w:rFonts w:asciiTheme="minorHAnsi" w:hAnsiTheme="minorHAnsi" w:cstheme="minorHAnsi"/>
              </w:rPr>
              <w:t>Mar 14 2026</w:t>
            </w:r>
          </w:p>
        </w:tc>
        <w:tc>
          <w:tcPr>
            <w:tcW w:w="39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5FC22E26" w14:textId="77777777" w:rsidR="009A7728" w:rsidRPr="00656AA4" w:rsidRDefault="009A7728">
            <w:pPr>
              <w:rPr>
                <w:rFonts w:asciiTheme="minorHAnsi" w:hAnsiTheme="minorHAnsi" w:cstheme="minorHAnsi"/>
              </w:rPr>
            </w:pPr>
            <w:r w:rsidRPr="00656AA4">
              <w:rPr>
                <w:rFonts w:asciiTheme="minorHAnsi" w:hAnsiTheme="minorHAnsi" w:cstheme="minorHAnsi"/>
              </w:rPr>
              <w:t>Added Requirements</w:t>
            </w:r>
          </w:p>
        </w:tc>
        <w:tc>
          <w:tcPr>
            <w:tcW w:w="21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771635D" w14:textId="77777777" w:rsidR="009A7728" w:rsidRPr="00656AA4" w:rsidRDefault="009A7728">
            <w:pPr>
              <w:rPr>
                <w:rFonts w:asciiTheme="minorHAnsi" w:hAnsiTheme="minorHAnsi" w:cstheme="minorHAnsi"/>
              </w:rPr>
            </w:pPr>
            <w:r w:rsidRPr="00656AA4">
              <w:rPr>
                <w:rFonts w:asciiTheme="minorHAnsi" w:hAnsiTheme="minorHAnsi" w:cstheme="minorHAnsi"/>
              </w:rPr>
              <w:t>Moazzam Ahmed</w:t>
            </w:r>
          </w:p>
        </w:tc>
      </w:tr>
      <w:tr w:rsidR="009A7728" w:rsidRPr="00656AA4" w14:paraId="0C6B46DE" w14:textId="77777777">
        <w:tc>
          <w:tcPr>
            <w:tcW w:w="1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6190B3A" w14:textId="40E0783E" w:rsidR="009A7728" w:rsidRPr="00656AA4" w:rsidRDefault="00656AA4">
            <w:pPr>
              <w:rPr>
                <w:rFonts w:asciiTheme="minorHAnsi" w:hAnsiTheme="minorHAnsi" w:cstheme="minorHAnsi"/>
                <w:color w:val="222222"/>
              </w:rPr>
            </w:pPr>
            <w:r w:rsidRPr="00656AA4">
              <w:rPr>
                <w:rFonts w:asciiTheme="minorHAnsi" w:hAnsiTheme="minorHAnsi" w:cstheme="minorHAnsi"/>
                <w:color w:val="222222"/>
              </w:rPr>
              <w:t>V2.0</w:t>
            </w:r>
          </w:p>
        </w:tc>
        <w:tc>
          <w:tcPr>
            <w:tcW w:w="1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9D06712" w14:textId="2C1ADB34" w:rsidR="009A7728" w:rsidRPr="00656AA4" w:rsidRDefault="00656AA4">
            <w:pPr>
              <w:rPr>
                <w:rFonts w:asciiTheme="minorHAnsi" w:hAnsiTheme="minorHAnsi" w:cstheme="minorHAnsi"/>
              </w:rPr>
            </w:pPr>
            <w:r w:rsidRPr="00656AA4">
              <w:rPr>
                <w:rFonts w:asciiTheme="minorHAnsi" w:hAnsiTheme="minorHAnsi" w:cstheme="minorHAnsi"/>
              </w:rPr>
              <w:t>Apr 23 2026</w:t>
            </w:r>
          </w:p>
        </w:tc>
        <w:tc>
          <w:tcPr>
            <w:tcW w:w="39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B0EDD75" w14:textId="0EB57C4F" w:rsidR="009A7728" w:rsidRPr="00656AA4" w:rsidRDefault="00656AA4">
            <w:pPr>
              <w:rPr>
                <w:rFonts w:asciiTheme="minorHAnsi" w:hAnsiTheme="minorHAnsi" w:cstheme="minorHAnsi"/>
              </w:rPr>
            </w:pPr>
            <w:r w:rsidRPr="00656AA4">
              <w:rPr>
                <w:rFonts w:asciiTheme="minorHAnsi" w:hAnsiTheme="minorHAnsi" w:cstheme="minorHAnsi"/>
              </w:rPr>
              <w:t>Converted to NHC BRD format</w:t>
            </w:r>
          </w:p>
        </w:tc>
        <w:tc>
          <w:tcPr>
            <w:tcW w:w="21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45282A9" w14:textId="676EE9C7" w:rsidR="009A7728" w:rsidRPr="00656AA4" w:rsidRDefault="00656AA4">
            <w:pPr>
              <w:rPr>
                <w:rFonts w:asciiTheme="minorHAnsi" w:hAnsiTheme="minorHAnsi" w:cstheme="minorHAnsi"/>
              </w:rPr>
            </w:pPr>
            <w:r w:rsidRPr="00656AA4">
              <w:rPr>
                <w:rFonts w:asciiTheme="minorHAnsi" w:hAnsiTheme="minorHAnsi" w:cstheme="minorHAnsi"/>
              </w:rPr>
              <w:t>Moazzam Ahmed</w:t>
            </w:r>
          </w:p>
        </w:tc>
      </w:tr>
    </w:tbl>
    <w:p w14:paraId="0A8A7257" w14:textId="77777777" w:rsidR="00011E8F" w:rsidRPr="00656AA4" w:rsidRDefault="00840895">
      <w:pPr>
        <w:rPr>
          <w:rFonts w:asciiTheme="minorHAnsi" w:hAnsiTheme="minorHAnsi" w:cstheme="minorHAnsi"/>
        </w:rPr>
      </w:pPr>
      <w:r w:rsidRPr="00656AA4">
        <w:rPr>
          <w:rFonts w:asciiTheme="minorHAnsi" w:hAnsiTheme="minorHAnsi" w:cstheme="minorHAnsi"/>
        </w:rPr>
        <w:br w:type="page"/>
      </w:r>
    </w:p>
    <w:p w14:paraId="7C513637" w14:textId="77777777" w:rsidR="00011E8F" w:rsidRPr="00656AA4" w:rsidRDefault="00840895">
      <w:pPr>
        <w:pStyle w:val="Heading1"/>
        <w:rPr>
          <w:rFonts w:asciiTheme="minorHAnsi" w:hAnsiTheme="minorHAnsi" w:cstheme="minorHAnsi"/>
        </w:rPr>
      </w:pPr>
      <w:bookmarkStart w:id="2" w:name="_Toc226888196"/>
      <w:r w:rsidRPr="00656AA4">
        <w:rPr>
          <w:rFonts w:asciiTheme="minorHAnsi" w:hAnsiTheme="minorHAnsi" w:cstheme="minorHAnsi"/>
          <w:sz w:val="28"/>
          <w:szCs w:val="28"/>
        </w:rPr>
        <w:lastRenderedPageBreak/>
        <w:t>2. Executive Summary</w:t>
      </w:r>
      <w:bookmarkEnd w:id="2"/>
    </w:p>
    <w:p w14:paraId="5299C82D" w14:textId="77777777" w:rsidR="009A7728" w:rsidRPr="00656AA4" w:rsidRDefault="009A7728" w:rsidP="009A7728">
      <w:pPr>
        <w:pStyle w:val="Bullet2"/>
        <w:numPr>
          <w:ilvl w:val="0"/>
          <w:numId w:val="0"/>
        </w:numPr>
        <w:jc w:val="left"/>
        <w:rPr>
          <w:rFonts w:asciiTheme="minorHAnsi" w:eastAsia="Calibri" w:hAnsiTheme="minorHAnsi" w:cstheme="minorHAnsi"/>
          <w:szCs w:val="22"/>
          <w:lang w:val="en"/>
        </w:rPr>
      </w:pPr>
      <w:r w:rsidRPr="00656AA4">
        <w:rPr>
          <w:rFonts w:asciiTheme="minorHAnsi" w:eastAsia="Calibri" w:hAnsiTheme="minorHAnsi" w:cstheme="minorHAnsi"/>
          <w:szCs w:val="22"/>
          <w:lang w:val="en"/>
        </w:rPr>
        <w:t>The Ministry of Municipalities and Housing (MOMAH) is at the epicenter of Saudi Arabia’s national transformation. As the Kingdom accelerates reform under Vision 2030, the complexity and interdependency of policy decisions have scaled exponentially. The Policy AI Lab is a high-performance decision-support platform designed to transition the Ministry from traditional, retrospective policymaking to an AI-augmented, predictive, and evidence-based model.</w:t>
      </w:r>
    </w:p>
    <w:p w14:paraId="70A14B46" w14:textId="77777777" w:rsidR="00011E8F" w:rsidRPr="00656AA4" w:rsidRDefault="009A7728" w:rsidP="009A7728">
      <w:pPr>
        <w:pStyle w:val="Bullet2"/>
        <w:numPr>
          <w:ilvl w:val="0"/>
          <w:numId w:val="0"/>
        </w:numPr>
        <w:jc w:val="left"/>
        <w:rPr>
          <w:rFonts w:asciiTheme="minorHAnsi" w:eastAsia="Calibri" w:hAnsiTheme="minorHAnsi" w:cstheme="minorHAnsi"/>
          <w:szCs w:val="22"/>
          <w:lang w:val="en"/>
        </w:rPr>
      </w:pPr>
      <w:r w:rsidRPr="00656AA4">
        <w:rPr>
          <w:rFonts w:asciiTheme="minorHAnsi" w:eastAsia="Calibri" w:hAnsiTheme="minorHAnsi" w:cstheme="minorHAnsi"/>
          <w:szCs w:val="22"/>
          <w:lang w:val="en"/>
        </w:rPr>
        <w:t>The platform solves critical challenges, including "policy silos," where initiatives in one sector (e.g., finance) inadvertently hinder another (e.g., urban development). By integrating advanced simulation and generative AI, the platform ensures that every housing policy is mathematically aligned with national KPIs, fiscally responsible, and stress-tested against global and local market volatilities.</w:t>
      </w:r>
    </w:p>
    <w:p w14:paraId="76D1AFF7" w14:textId="77777777" w:rsidR="009516FD" w:rsidRPr="00656AA4" w:rsidRDefault="00840895" w:rsidP="009516FD">
      <w:pPr>
        <w:pStyle w:val="Heading1"/>
        <w:rPr>
          <w:rFonts w:asciiTheme="minorHAnsi" w:hAnsiTheme="minorHAnsi" w:cstheme="minorHAnsi"/>
        </w:rPr>
      </w:pPr>
      <w:bookmarkStart w:id="3" w:name="_Toc226888197"/>
      <w:r w:rsidRPr="00656AA4">
        <w:rPr>
          <w:rFonts w:asciiTheme="minorHAnsi" w:hAnsiTheme="minorHAnsi" w:cstheme="minorHAnsi"/>
          <w:sz w:val="28"/>
          <w:szCs w:val="28"/>
        </w:rPr>
        <w:t>3.</w:t>
      </w:r>
      <w:r w:rsidRPr="00656AA4">
        <w:rPr>
          <w:rFonts w:asciiTheme="minorHAnsi" w:hAnsiTheme="minorHAnsi" w:cstheme="minorHAnsi"/>
        </w:rPr>
        <w:t xml:space="preserve"> </w:t>
      </w:r>
      <w:r w:rsidRPr="00656AA4">
        <w:rPr>
          <w:rFonts w:asciiTheme="minorHAnsi" w:hAnsiTheme="minorHAnsi" w:cstheme="minorHAnsi"/>
          <w:sz w:val="28"/>
          <w:szCs w:val="28"/>
        </w:rPr>
        <w:t>Business Problem/ Challenge Articulated with Measurable Impact</w:t>
      </w:r>
      <w:bookmarkEnd w:id="3"/>
    </w:p>
    <w:p w14:paraId="65589A87" w14:textId="77777777" w:rsidR="009A7728" w:rsidRPr="00656AA4" w:rsidRDefault="009A7728" w:rsidP="009A7728">
      <w:pPr>
        <w:rPr>
          <w:rFonts w:asciiTheme="minorHAnsi" w:hAnsiTheme="minorHAnsi" w:cstheme="minorHAnsi"/>
          <w:sz w:val="22"/>
          <w:szCs w:val="22"/>
        </w:rPr>
      </w:pPr>
      <w:bookmarkStart w:id="4" w:name="_Toc226888198"/>
      <w:r w:rsidRPr="00656AA4">
        <w:rPr>
          <w:rFonts w:asciiTheme="minorHAnsi" w:hAnsiTheme="minorHAnsi" w:cstheme="minorHAnsi"/>
          <w:sz w:val="22"/>
          <w:szCs w:val="22"/>
        </w:rPr>
        <w:t>The Ministry of Municipal and Rural Affairs and Housing (MOMAH) operates at the center of national urban development, municipal governance, and housing strategy. Its mandate directly influences economic diversification, infrastructure efficiency, private sector participation, and quality of life — all foundational pillars of Vision 2030.</w:t>
      </w:r>
    </w:p>
    <w:p w14:paraId="132D1A5E" w14:textId="77777777" w:rsidR="00FE698F" w:rsidRPr="00656AA4" w:rsidRDefault="00FE698F" w:rsidP="009A7728">
      <w:pPr>
        <w:rPr>
          <w:rFonts w:asciiTheme="minorHAnsi" w:hAnsiTheme="minorHAnsi" w:cstheme="minorHAnsi"/>
          <w:sz w:val="22"/>
          <w:szCs w:val="22"/>
        </w:rPr>
      </w:pPr>
    </w:p>
    <w:p w14:paraId="44593C26" w14:textId="77777777" w:rsidR="009A7728" w:rsidRPr="00656AA4" w:rsidRDefault="009A7728" w:rsidP="009A7728">
      <w:pPr>
        <w:rPr>
          <w:rFonts w:asciiTheme="minorHAnsi" w:hAnsiTheme="minorHAnsi" w:cstheme="minorHAnsi"/>
          <w:sz w:val="22"/>
          <w:szCs w:val="22"/>
        </w:rPr>
      </w:pPr>
      <w:r w:rsidRPr="00656AA4">
        <w:rPr>
          <w:rFonts w:asciiTheme="minorHAnsi" w:hAnsiTheme="minorHAnsi" w:cstheme="minorHAnsi"/>
          <w:sz w:val="22"/>
          <w:szCs w:val="22"/>
        </w:rPr>
        <w:t xml:space="preserve">As the Kingdom accelerates reform, the </w:t>
      </w:r>
      <w:r w:rsidRPr="00656AA4">
        <w:rPr>
          <w:rFonts w:asciiTheme="minorHAnsi" w:hAnsiTheme="minorHAnsi" w:cstheme="minorHAnsi"/>
          <w:b/>
          <w:bCs/>
          <w:sz w:val="22"/>
          <w:szCs w:val="22"/>
        </w:rPr>
        <w:t>complexity, interdependency, and scale of policy decisions have significantly increased</w:t>
      </w:r>
      <w:r w:rsidRPr="00656AA4">
        <w:rPr>
          <w:rFonts w:asciiTheme="minorHAnsi" w:hAnsiTheme="minorHAnsi" w:cstheme="minorHAnsi"/>
          <w:sz w:val="22"/>
          <w:szCs w:val="22"/>
        </w:rPr>
        <w:t>. Policies now:</w:t>
      </w:r>
    </w:p>
    <w:p w14:paraId="2E6559E5" w14:textId="77777777" w:rsidR="00FE698F" w:rsidRPr="00656AA4" w:rsidRDefault="00FE698F" w:rsidP="009A7728">
      <w:pPr>
        <w:rPr>
          <w:rFonts w:asciiTheme="minorHAnsi" w:hAnsiTheme="minorHAnsi" w:cstheme="minorHAnsi"/>
          <w:sz w:val="22"/>
          <w:szCs w:val="22"/>
        </w:rPr>
      </w:pPr>
    </w:p>
    <w:p w14:paraId="013662BD" w14:textId="77777777" w:rsidR="009A7728" w:rsidRPr="00656AA4" w:rsidRDefault="009A7728">
      <w:pPr>
        <w:numPr>
          <w:ilvl w:val="0"/>
          <w:numId w:val="3"/>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Affect multiple sectors simultaneously real estate sector, financial sector, industrial/construction and infrastructure, Environmental and sustainability sectors (waste management, green buildings, etc.), social sectors (community services, etc.) and those related to transforming city in terms of digitization and technology adoption (smart cities, etc.).</w:t>
      </w:r>
    </w:p>
    <w:p w14:paraId="1E769726" w14:textId="77777777" w:rsidR="009A7728" w:rsidRPr="00656AA4" w:rsidRDefault="009A7728">
      <w:pPr>
        <w:numPr>
          <w:ilvl w:val="0"/>
          <w:numId w:val="3"/>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Carry long-term fiscal and macroeconomic implications</w:t>
      </w:r>
    </w:p>
    <w:p w14:paraId="46913FE8" w14:textId="77777777" w:rsidR="009A7728" w:rsidRPr="00656AA4" w:rsidRDefault="009A7728">
      <w:pPr>
        <w:numPr>
          <w:ilvl w:val="0"/>
          <w:numId w:val="3"/>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Interact with global benchmarks and international competitiveness</w:t>
      </w:r>
    </w:p>
    <w:p w14:paraId="4D4D87FA" w14:textId="77777777" w:rsidR="009A7728" w:rsidRPr="00656AA4" w:rsidRDefault="009A7728">
      <w:pPr>
        <w:numPr>
          <w:ilvl w:val="0"/>
          <w:numId w:val="3"/>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Require coordination across ministries and regulatory authorities</w:t>
      </w:r>
    </w:p>
    <w:p w14:paraId="32665824" w14:textId="77777777" w:rsidR="009A7728" w:rsidRPr="00656AA4" w:rsidRDefault="009A7728">
      <w:pPr>
        <w:numPr>
          <w:ilvl w:val="0"/>
          <w:numId w:val="3"/>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Demand measurable, outcome-based accountability</w:t>
      </w:r>
    </w:p>
    <w:p w14:paraId="1B501A26" w14:textId="77777777" w:rsidR="009A7728" w:rsidRPr="00656AA4" w:rsidRDefault="009A7728" w:rsidP="009A7728">
      <w:pPr>
        <w:rPr>
          <w:rFonts w:asciiTheme="minorHAnsi" w:hAnsiTheme="minorHAnsi" w:cstheme="minorHAnsi"/>
          <w:sz w:val="22"/>
          <w:szCs w:val="22"/>
        </w:rPr>
      </w:pPr>
      <w:r w:rsidRPr="00656AA4">
        <w:rPr>
          <w:rFonts w:asciiTheme="minorHAnsi" w:hAnsiTheme="minorHAnsi" w:cstheme="minorHAnsi"/>
          <w:sz w:val="22"/>
          <w:szCs w:val="22"/>
        </w:rPr>
        <w:t xml:space="preserve">However, the current </w:t>
      </w:r>
      <w:r w:rsidRPr="00656AA4">
        <w:rPr>
          <w:rFonts w:asciiTheme="minorHAnsi" w:hAnsiTheme="minorHAnsi" w:cstheme="minorHAnsi"/>
          <w:b/>
          <w:bCs/>
          <w:sz w:val="22"/>
          <w:szCs w:val="22"/>
        </w:rPr>
        <w:t>policy generation and review process is not structurally designed</w:t>
      </w:r>
      <w:r w:rsidRPr="00656AA4">
        <w:rPr>
          <w:rFonts w:asciiTheme="minorHAnsi" w:hAnsiTheme="minorHAnsi" w:cstheme="minorHAnsi"/>
          <w:sz w:val="22"/>
          <w:szCs w:val="22"/>
        </w:rPr>
        <w:t xml:space="preserve"> for this level of systemic complexity.</w:t>
      </w:r>
    </w:p>
    <w:p w14:paraId="6B07D8B4" w14:textId="77777777" w:rsidR="009A7728" w:rsidRPr="00656AA4" w:rsidRDefault="009A7728" w:rsidP="009A7728">
      <w:pPr>
        <w:pStyle w:val="Heading3"/>
        <w:ind w:firstLine="720"/>
        <w:rPr>
          <w:rFonts w:asciiTheme="minorHAnsi" w:hAnsiTheme="minorHAnsi" w:cstheme="minorHAnsi"/>
          <w:sz w:val="24"/>
          <w:szCs w:val="24"/>
        </w:rPr>
      </w:pPr>
      <w:r w:rsidRPr="00656AA4">
        <w:rPr>
          <w:rFonts w:asciiTheme="minorHAnsi" w:hAnsiTheme="minorHAnsi" w:cstheme="minorHAnsi"/>
          <w:sz w:val="24"/>
          <w:szCs w:val="24"/>
        </w:rPr>
        <w:t>Core Problem</w:t>
      </w:r>
    </w:p>
    <w:p w14:paraId="2711545F" w14:textId="77777777" w:rsidR="009A7728" w:rsidRPr="00656AA4" w:rsidRDefault="009A7728" w:rsidP="009A7728">
      <w:pPr>
        <w:ind w:firstLine="720"/>
        <w:rPr>
          <w:rFonts w:asciiTheme="minorHAnsi" w:hAnsiTheme="minorHAnsi" w:cstheme="minorHAnsi"/>
          <w:sz w:val="22"/>
          <w:szCs w:val="22"/>
        </w:rPr>
      </w:pPr>
      <w:r w:rsidRPr="00656AA4">
        <w:rPr>
          <w:rFonts w:asciiTheme="minorHAnsi" w:hAnsiTheme="minorHAnsi" w:cstheme="minorHAnsi"/>
          <w:sz w:val="22"/>
          <w:szCs w:val="22"/>
        </w:rPr>
        <w:t>MOMAH’s policy lifecycle today is:</w:t>
      </w:r>
    </w:p>
    <w:p w14:paraId="5EDE9867"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Document-centric rather than system-centric</w:t>
      </w:r>
    </w:p>
    <w:p w14:paraId="1C8983BB"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Fragmented across data sources and stakeholders</w:t>
      </w:r>
    </w:p>
    <w:p w14:paraId="628F6E61"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Dependent on manual analysis and siloed expertise</w:t>
      </w:r>
    </w:p>
    <w:p w14:paraId="338A6A16"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Limited in predictive modeling capability</w:t>
      </w:r>
    </w:p>
    <w:p w14:paraId="6014A894"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lastRenderedPageBreak/>
        <w:t>Reactive rather than simulation-driven</w:t>
      </w:r>
    </w:p>
    <w:p w14:paraId="139426C3" w14:textId="77777777" w:rsidR="00011E8F" w:rsidRPr="00656AA4" w:rsidRDefault="00840895">
      <w:pPr>
        <w:pStyle w:val="Heading2"/>
        <w:rPr>
          <w:rFonts w:asciiTheme="minorHAnsi" w:hAnsiTheme="minorHAnsi" w:cstheme="minorHAnsi"/>
          <w:sz w:val="28"/>
          <w:szCs w:val="28"/>
        </w:rPr>
      </w:pPr>
      <w:r w:rsidRPr="00656AA4">
        <w:rPr>
          <w:rFonts w:asciiTheme="minorHAnsi" w:hAnsiTheme="minorHAnsi" w:cstheme="minorHAnsi"/>
          <w:sz w:val="28"/>
          <w:szCs w:val="28"/>
        </w:rPr>
        <w:t>3.1 Current State</w:t>
      </w:r>
      <w:bookmarkEnd w:id="4"/>
    </w:p>
    <w:p w14:paraId="359FB705" w14:textId="77777777" w:rsidR="009A7728" w:rsidRPr="00656AA4" w:rsidRDefault="009A7728" w:rsidP="009A7728">
      <w:pPr>
        <w:ind w:firstLine="720"/>
        <w:rPr>
          <w:rFonts w:asciiTheme="minorHAnsi" w:hAnsiTheme="minorHAnsi" w:cstheme="minorHAnsi"/>
          <w:sz w:val="22"/>
          <w:szCs w:val="22"/>
        </w:rPr>
      </w:pPr>
      <w:r w:rsidRPr="00656AA4">
        <w:rPr>
          <w:rFonts w:asciiTheme="minorHAnsi" w:hAnsiTheme="minorHAnsi" w:cstheme="minorHAnsi"/>
          <w:sz w:val="22"/>
          <w:szCs w:val="22"/>
        </w:rPr>
        <w:t>MOMAH’s policy lifecycle today is:</w:t>
      </w:r>
    </w:p>
    <w:p w14:paraId="4B3D0CCA"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Document-centric rather than system-centric</w:t>
      </w:r>
    </w:p>
    <w:p w14:paraId="00207049"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Fragmented across data sources and stakeholders</w:t>
      </w:r>
    </w:p>
    <w:p w14:paraId="77805E42"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Dependent on manual analysis and siloed expertise</w:t>
      </w:r>
    </w:p>
    <w:p w14:paraId="12ACFD98" w14:textId="77777777" w:rsidR="009A7728"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Limited in predictive modeling capability</w:t>
      </w:r>
    </w:p>
    <w:p w14:paraId="11897C93" w14:textId="77777777" w:rsidR="00011E8F" w:rsidRPr="00656AA4" w:rsidRDefault="009A7728">
      <w:pPr>
        <w:numPr>
          <w:ilvl w:val="0"/>
          <w:numId w:val="4"/>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Reactive rather than simulation-driven</w:t>
      </w:r>
    </w:p>
    <w:p w14:paraId="627CCA66" w14:textId="77777777" w:rsidR="00011E8F" w:rsidRPr="00656AA4" w:rsidRDefault="00840895">
      <w:pPr>
        <w:pStyle w:val="Heading2"/>
        <w:rPr>
          <w:rFonts w:asciiTheme="minorHAnsi" w:hAnsiTheme="minorHAnsi" w:cstheme="minorHAnsi"/>
          <w:sz w:val="28"/>
          <w:szCs w:val="28"/>
        </w:rPr>
      </w:pPr>
      <w:bookmarkStart w:id="5" w:name="_Toc226888199"/>
      <w:r w:rsidRPr="00656AA4">
        <w:rPr>
          <w:rFonts w:asciiTheme="minorHAnsi" w:hAnsiTheme="minorHAnsi" w:cstheme="minorHAnsi"/>
          <w:sz w:val="28"/>
          <w:szCs w:val="28"/>
        </w:rPr>
        <w:t>3.2 Pain Points</w:t>
      </w:r>
      <w:bookmarkEnd w:id="5"/>
    </w:p>
    <w:p w14:paraId="686D9154" w14:textId="77777777" w:rsidR="009A7728" w:rsidRPr="00656AA4" w:rsidRDefault="009A7728" w:rsidP="009A7728">
      <w:pPr>
        <w:ind w:firstLine="720"/>
        <w:rPr>
          <w:rFonts w:asciiTheme="minorHAnsi" w:hAnsiTheme="minorHAnsi" w:cstheme="minorHAnsi"/>
          <w:b/>
          <w:bCs/>
          <w:sz w:val="22"/>
          <w:szCs w:val="22"/>
        </w:rPr>
      </w:pPr>
      <w:r w:rsidRPr="00656AA4">
        <w:rPr>
          <w:rFonts w:asciiTheme="minorHAnsi" w:hAnsiTheme="minorHAnsi" w:cstheme="minorHAnsi"/>
          <w:b/>
          <w:bCs/>
          <w:sz w:val="22"/>
          <w:szCs w:val="22"/>
        </w:rPr>
        <w:t>This creates 5 Pain Points:</w:t>
      </w:r>
      <w:r w:rsidRPr="00656AA4">
        <w:rPr>
          <w:rFonts w:asciiTheme="minorHAnsi" w:hAnsiTheme="minorHAnsi" w:cstheme="minorHAnsi"/>
          <w:b/>
          <w:bCs/>
          <w:sz w:val="22"/>
          <w:szCs w:val="22"/>
        </w:rPr>
        <w:br/>
      </w:r>
    </w:p>
    <w:p w14:paraId="4E6D4165" w14:textId="77777777" w:rsidR="009A7728" w:rsidRPr="00656AA4" w:rsidRDefault="009A7728">
      <w:pPr>
        <w:numPr>
          <w:ilvl w:val="0"/>
          <w:numId w:val="5"/>
        </w:numPr>
        <w:pBdr>
          <w:top w:val="nil"/>
          <w:left w:val="nil"/>
          <w:bottom w:val="nil"/>
          <w:right w:val="nil"/>
          <w:between w:val="nil"/>
        </w:pBdr>
        <w:spacing w:after="200" w:line="276" w:lineRule="auto"/>
        <w:rPr>
          <w:rFonts w:asciiTheme="minorHAnsi" w:hAnsiTheme="minorHAnsi" w:cstheme="minorHAnsi"/>
          <w:color w:val="000000"/>
          <w:sz w:val="22"/>
          <w:szCs w:val="22"/>
        </w:rPr>
      </w:pPr>
      <w:r w:rsidRPr="00656AA4">
        <w:rPr>
          <w:rFonts w:asciiTheme="minorHAnsi" w:hAnsiTheme="minorHAnsi" w:cstheme="minorHAnsi"/>
          <w:color w:val="000000"/>
          <w:sz w:val="22"/>
          <w:szCs w:val="22"/>
        </w:rPr>
        <w:t>Limited System-Wide Visibility</w:t>
      </w:r>
      <w:r w:rsidRPr="00656AA4">
        <w:rPr>
          <w:rFonts w:asciiTheme="minorHAnsi" w:hAnsiTheme="minorHAnsi" w:cstheme="minorHAnsi"/>
          <w:color w:val="000000"/>
          <w:sz w:val="22"/>
          <w:szCs w:val="22"/>
        </w:rPr>
        <w:br/>
        <w:t>Policies are developed and reviewed without a unified, canonical registry.</w:t>
      </w:r>
    </w:p>
    <w:p w14:paraId="50729F86" w14:textId="77777777" w:rsidR="009A7728" w:rsidRPr="00656AA4" w:rsidRDefault="009A7728">
      <w:pPr>
        <w:numPr>
          <w:ilvl w:val="0"/>
          <w:numId w:val="5"/>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Insufficient Predictive &amp; Simulation Capability</w:t>
      </w:r>
      <w:r w:rsidRPr="00656AA4">
        <w:rPr>
          <w:rFonts w:asciiTheme="minorHAnsi" w:hAnsiTheme="minorHAnsi" w:cstheme="minorHAnsi"/>
          <w:sz w:val="22"/>
          <w:szCs w:val="22"/>
        </w:rPr>
        <w:br/>
        <w:t>Impact assessment are sort of static reports, weak scenario analysis (particularly how risks and unintended consequences are assessed &amp; identified), fiscal and social ripple effects are mostly either missed or not compressively analyzed to support better decision-making.</w:t>
      </w:r>
      <w:ins w:id="6" w:author="Dr Ahmed Al-Darwish" w:date="2026-03-04T13:22:00Z">
        <w:r w:rsidRPr="00656AA4">
          <w:rPr>
            <w:rFonts w:asciiTheme="minorHAnsi" w:hAnsiTheme="minorHAnsi" w:cstheme="minorHAnsi"/>
            <w:sz w:val="22"/>
            <w:szCs w:val="22"/>
          </w:rPr>
          <w:t xml:space="preserve"> </w:t>
        </w:r>
      </w:ins>
    </w:p>
    <w:p w14:paraId="585EBDBB" w14:textId="77777777" w:rsidR="009A7728" w:rsidRPr="00656AA4" w:rsidRDefault="009A7728">
      <w:pPr>
        <w:numPr>
          <w:ilvl w:val="0"/>
          <w:numId w:val="5"/>
        </w:numPr>
        <w:pBdr>
          <w:top w:val="nil"/>
          <w:left w:val="nil"/>
          <w:bottom w:val="nil"/>
          <w:right w:val="nil"/>
          <w:between w:val="nil"/>
        </w:pBdr>
        <w:spacing w:after="200" w:line="276" w:lineRule="auto"/>
        <w:rPr>
          <w:rFonts w:asciiTheme="minorHAnsi" w:hAnsiTheme="minorHAnsi" w:cstheme="minorHAnsi"/>
          <w:color w:val="000000"/>
          <w:sz w:val="22"/>
          <w:szCs w:val="22"/>
        </w:rPr>
      </w:pPr>
      <w:r w:rsidRPr="00656AA4">
        <w:rPr>
          <w:rFonts w:asciiTheme="minorHAnsi" w:hAnsiTheme="minorHAnsi" w:cstheme="minorHAnsi"/>
          <w:color w:val="000000"/>
          <w:sz w:val="22"/>
          <w:szCs w:val="22"/>
        </w:rPr>
        <w:t>Weak Institutional Memory &amp; Feedback Loops</w:t>
      </w:r>
      <w:r w:rsidRPr="00656AA4">
        <w:rPr>
          <w:rFonts w:asciiTheme="minorHAnsi" w:hAnsiTheme="minorHAnsi" w:cstheme="minorHAnsi"/>
          <w:color w:val="000000"/>
          <w:sz w:val="22"/>
          <w:szCs w:val="22"/>
        </w:rPr>
        <w:br/>
        <w:t>Lessons from the past policies are not systematically captured, No structured mechanism to trace assumptions and outcomes, to be able to compare and learn over time.</w:t>
      </w:r>
    </w:p>
    <w:p w14:paraId="45A197E8" w14:textId="77777777" w:rsidR="009A7728" w:rsidRPr="00656AA4" w:rsidRDefault="009A7728">
      <w:pPr>
        <w:numPr>
          <w:ilvl w:val="0"/>
          <w:numId w:val="5"/>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Limited Global Benchmarking Integration</w:t>
      </w:r>
      <w:r w:rsidRPr="00656AA4">
        <w:rPr>
          <w:rFonts w:asciiTheme="minorHAnsi" w:hAnsiTheme="minorHAnsi" w:cstheme="minorHAnsi"/>
          <w:sz w:val="22"/>
          <w:szCs w:val="22"/>
        </w:rPr>
        <w:br/>
        <w:t>International standards, Benchmarking are not embedded into an integrated into the design and decision engine in a structured way.</w:t>
      </w:r>
    </w:p>
    <w:p w14:paraId="634D8B7A" w14:textId="77777777" w:rsidR="005363CB" w:rsidRPr="00656AA4" w:rsidRDefault="009A7728">
      <w:pPr>
        <w:pStyle w:val="ListParagraph"/>
        <w:numPr>
          <w:ilvl w:val="0"/>
          <w:numId w:val="5"/>
        </w:numPr>
        <w:spacing w:after="200" w:line="276" w:lineRule="auto"/>
        <w:contextualSpacing/>
        <w:rPr>
          <w:rFonts w:asciiTheme="minorHAnsi" w:hAnsiTheme="minorHAnsi" w:cstheme="minorHAnsi"/>
          <w:sz w:val="22"/>
          <w:szCs w:val="22"/>
        </w:rPr>
      </w:pPr>
      <w:r w:rsidRPr="00656AA4">
        <w:rPr>
          <w:rFonts w:asciiTheme="minorHAnsi" w:hAnsiTheme="minorHAnsi" w:cstheme="minorHAnsi"/>
          <w:sz w:val="22"/>
          <w:szCs w:val="22"/>
        </w:rPr>
        <w:t>Extended Policy Development Timelines</w:t>
      </w:r>
      <w:r w:rsidRPr="00656AA4">
        <w:rPr>
          <w:rFonts w:asciiTheme="minorHAnsi" w:hAnsiTheme="minorHAnsi" w:cstheme="minorHAnsi"/>
          <w:sz w:val="22"/>
          <w:szCs w:val="22"/>
        </w:rPr>
        <w:br/>
        <w:t>Requiring many iterations, time and bandwidth from all stakeholders.</w:t>
      </w:r>
    </w:p>
    <w:p w14:paraId="30ECAC40" w14:textId="77777777" w:rsidR="00011E8F" w:rsidRPr="00656AA4" w:rsidRDefault="00840895">
      <w:pPr>
        <w:pStyle w:val="Heading2"/>
        <w:rPr>
          <w:rFonts w:asciiTheme="minorHAnsi" w:hAnsiTheme="minorHAnsi" w:cstheme="minorHAnsi"/>
          <w:sz w:val="28"/>
          <w:szCs w:val="28"/>
        </w:rPr>
      </w:pPr>
      <w:bookmarkStart w:id="7" w:name="_Toc226888200"/>
      <w:r w:rsidRPr="00656AA4">
        <w:rPr>
          <w:rFonts w:asciiTheme="minorHAnsi" w:hAnsiTheme="minorHAnsi" w:cstheme="minorHAnsi"/>
          <w:sz w:val="28"/>
          <w:szCs w:val="28"/>
        </w:rPr>
        <w:t>3.3 Opportunity Statement</w:t>
      </w:r>
      <w:bookmarkEnd w:id="7"/>
    </w:p>
    <w:p w14:paraId="0298E06E"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The proposed Policy AI Lab establishes a centralized, AI-powered decision intelligence platform that</w:t>
      </w:r>
      <w:ins w:id="8" w:author="Dr Ahmed Al-Darwish" w:date="2026-03-04T13:39:00Z">
        <w:r w:rsidRPr="00656AA4">
          <w:rPr>
            <w:rFonts w:asciiTheme="minorHAnsi" w:hAnsiTheme="minorHAnsi" w:cstheme="minorHAnsi"/>
            <w:sz w:val="22"/>
            <w:szCs w:val="22"/>
          </w:rPr>
          <w:t xml:space="preserve"> </w:t>
        </w:r>
      </w:ins>
      <w:r w:rsidRPr="00656AA4">
        <w:rPr>
          <w:rFonts w:asciiTheme="minorHAnsi" w:hAnsiTheme="minorHAnsi" w:cstheme="minorHAnsi"/>
          <w:sz w:val="22"/>
          <w:szCs w:val="22"/>
        </w:rPr>
        <w:t xml:space="preserve">transforms MONAH’s policy lifecycle from fragmented and reactive to a unified, predicative, and evidence based. </w:t>
      </w:r>
    </w:p>
    <w:p w14:paraId="3DE692E2" w14:textId="77777777" w:rsidR="00FE698F" w:rsidRPr="00656AA4" w:rsidRDefault="00FE698F" w:rsidP="00990239">
      <w:pPr>
        <w:ind w:firstLine="360"/>
        <w:rPr>
          <w:rFonts w:asciiTheme="minorHAnsi" w:hAnsiTheme="minorHAnsi" w:cstheme="minorHAnsi"/>
          <w:sz w:val="22"/>
          <w:szCs w:val="22"/>
        </w:rPr>
      </w:pPr>
    </w:p>
    <w:p w14:paraId="519DC769" w14:textId="77777777" w:rsidR="00990239" w:rsidRPr="00656AA4" w:rsidRDefault="00990239" w:rsidP="00990239">
      <w:pPr>
        <w:ind w:firstLine="360"/>
        <w:rPr>
          <w:rFonts w:asciiTheme="minorHAnsi" w:hAnsiTheme="minorHAnsi" w:cstheme="minorHAnsi"/>
          <w:b/>
          <w:bCs/>
          <w:sz w:val="22"/>
          <w:szCs w:val="22"/>
        </w:rPr>
      </w:pPr>
      <w:r w:rsidRPr="00656AA4">
        <w:rPr>
          <w:rFonts w:asciiTheme="minorHAnsi" w:hAnsiTheme="minorHAnsi" w:cstheme="minorHAnsi"/>
          <w:b/>
          <w:bCs/>
          <w:sz w:val="22"/>
          <w:szCs w:val="22"/>
        </w:rPr>
        <w:t>Core opportunities include:</w:t>
      </w:r>
    </w:p>
    <w:p w14:paraId="2CF7F9C9"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Unified Policy Registry &amp; Knowledge Base: Create a canonical, version-controlled registry accessible across ministries, embedding structured metadata, legal references, and sectoral linkages.</w:t>
      </w:r>
    </w:p>
    <w:p w14:paraId="40366A6A"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lastRenderedPageBreak/>
        <w:t>●</w:t>
      </w:r>
      <w:r w:rsidRPr="00656AA4">
        <w:rPr>
          <w:rFonts w:asciiTheme="minorHAnsi" w:hAnsiTheme="minorHAnsi" w:cstheme="minorHAnsi"/>
          <w:sz w:val="22"/>
          <w:szCs w:val="22"/>
        </w:rPr>
        <w:tab/>
        <w:t>Predictive Modeling &amp; Simulation: Enable multi-scenario forecasting of fiscal, socioeconomic, and environmental impacts before enactment, reducing reversals and fiscal overruns.</w:t>
      </w:r>
    </w:p>
    <w:p w14:paraId="029D288C"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Conflict &amp; Duplication Detection: Automatically flag overlapping or contradictory policies across sectors, ensuring coherence and reducing regulatory risk.</w:t>
      </w:r>
    </w:p>
    <w:p w14:paraId="622933A3"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Benchmarking &amp; Global Competitiveness: Integrate international standards, peer-country comparisons, and competitiveness indices into policy design, aligning with Vision 2030.</w:t>
      </w:r>
    </w:p>
    <w:p w14:paraId="61AED792"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Institutional Memory &amp; Learning: Build structured data lineage and feedback loops, allowing MOMAH to trace assumptions, measure outcomes, and continuously improve.</w:t>
      </w:r>
    </w:p>
    <w:p w14:paraId="0B90E757"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Stakeholder Engagement Intelligence: Ingest and synthesize consultation feedback, clustering recurring themes and proposing structured amendment options.</w:t>
      </w:r>
    </w:p>
    <w:p w14:paraId="5107AC47" w14:textId="77777777" w:rsidR="00FE698F" w:rsidRPr="00656AA4" w:rsidRDefault="00FE698F" w:rsidP="00990239">
      <w:pPr>
        <w:ind w:firstLine="360"/>
        <w:rPr>
          <w:rFonts w:asciiTheme="minorHAnsi" w:hAnsiTheme="minorHAnsi" w:cstheme="minorHAnsi"/>
          <w:sz w:val="22"/>
          <w:szCs w:val="22"/>
        </w:rPr>
      </w:pPr>
    </w:p>
    <w:p w14:paraId="2E68F80F" w14:textId="77777777" w:rsidR="00990239" w:rsidRPr="00656AA4" w:rsidRDefault="00990239" w:rsidP="00990239">
      <w:pPr>
        <w:ind w:firstLine="360"/>
        <w:rPr>
          <w:rFonts w:asciiTheme="minorHAnsi" w:hAnsiTheme="minorHAnsi" w:cstheme="minorHAnsi"/>
          <w:b/>
          <w:bCs/>
          <w:sz w:val="22"/>
          <w:szCs w:val="22"/>
        </w:rPr>
      </w:pPr>
      <w:r w:rsidRPr="00656AA4">
        <w:rPr>
          <w:rFonts w:asciiTheme="minorHAnsi" w:hAnsiTheme="minorHAnsi" w:cstheme="minorHAnsi"/>
          <w:b/>
          <w:bCs/>
          <w:sz w:val="22"/>
          <w:szCs w:val="22"/>
        </w:rPr>
        <w:t>Business Value Delivered:</w:t>
      </w:r>
    </w:p>
    <w:p w14:paraId="0C01303E"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Risk Reduction: Institutionalized risk scoring and early detection of fiscal, legal, and operational risks.</w:t>
      </w:r>
    </w:p>
    <w:p w14:paraId="24A4775E"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Efficiency Gains: Shortened policy development cycles (target reduction from 6–12 months to &lt;6 months), with better quality.</w:t>
      </w:r>
    </w:p>
    <w:p w14:paraId="54841781"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Quality Improvement: Fewer post-approval revisions and contradictions across ministries.</w:t>
      </w:r>
    </w:p>
    <w:p w14:paraId="6A869F34" w14:textId="77777777" w:rsidR="00990239" w:rsidRPr="00656AA4" w:rsidRDefault="00990239" w:rsidP="00990239">
      <w:pPr>
        <w:ind w:firstLine="360"/>
        <w:rPr>
          <w:rFonts w:asciiTheme="minorHAnsi" w:hAnsiTheme="minorHAnsi" w:cstheme="minorHAnsi"/>
          <w:sz w:val="22"/>
          <w:szCs w:val="22"/>
        </w:rPr>
      </w:pPr>
      <w:r w:rsidRPr="00656AA4">
        <w:rPr>
          <w:rFonts w:asciiTheme="minorHAnsi" w:hAnsiTheme="minorHAnsi" w:cstheme="minorHAnsi"/>
          <w:sz w:val="22"/>
          <w:szCs w:val="22"/>
        </w:rPr>
        <w:t>●</w:t>
      </w:r>
      <w:r w:rsidRPr="00656AA4">
        <w:rPr>
          <w:rFonts w:asciiTheme="minorHAnsi" w:hAnsiTheme="minorHAnsi" w:cstheme="minorHAnsi"/>
          <w:sz w:val="22"/>
          <w:szCs w:val="22"/>
        </w:rPr>
        <w:tab/>
        <w:t>Vision 2030 Alignment: Policies systematically scored against national housing and municipal KPIs, ensuring measurable contribution to reform goals.</w:t>
      </w:r>
    </w:p>
    <w:p w14:paraId="49968AF2" w14:textId="77777777" w:rsidR="00FE698F" w:rsidRPr="00656AA4" w:rsidRDefault="00FE698F" w:rsidP="00990239">
      <w:pPr>
        <w:ind w:firstLine="360"/>
        <w:rPr>
          <w:rFonts w:asciiTheme="minorHAnsi" w:hAnsiTheme="minorHAnsi" w:cstheme="minorHAnsi"/>
          <w:sz w:val="22"/>
          <w:szCs w:val="22"/>
        </w:rPr>
      </w:pPr>
    </w:p>
    <w:p w14:paraId="2F5D45D3" w14:textId="77777777" w:rsidR="00C0364F" w:rsidRPr="00656AA4" w:rsidRDefault="00990239" w:rsidP="00FE39D0">
      <w:pPr>
        <w:ind w:firstLine="360"/>
        <w:rPr>
          <w:rFonts w:asciiTheme="minorHAnsi" w:hAnsiTheme="minorHAnsi" w:cstheme="minorHAnsi"/>
          <w:sz w:val="22"/>
          <w:szCs w:val="22"/>
        </w:rPr>
      </w:pPr>
      <w:r w:rsidRPr="00656AA4">
        <w:rPr>
          <w:rFonts w:asciiTheme="minorHAnsi" w:hAnsiTheme="minorHAnsi" w:cstheme="minorHAnsi"/>
          <w:sz w:val="22"/>
          <w:szCs w:val="22"/>
        </w:rPr>
        <w:t>The Policy AI Lab is not just a technical system; it is a strategic enabler of faster, smarter, and more accountable policy-making, embedding simulation, benchmarking, and institutional learning into MOMAH’s core governance processes.</w:t>
      </w:r>
    </w:p>
    <w:p w14:paraId="284C7650" w14:textId="77777777" w:rsidR="00C0364F" w:rsidRPr="00656AA4" w:rsidRDefault="009516FD" w:rsidP="00C0364F">
      <w:pPr>
        <w:pStyle w:val="Heading2"/>
        <w:rPr>
          <w:rFonts w:asciiTheme="minorHAnsi" w:hAnsiTheme="minorHAnsi" w:cstheme="minorHAnsi"/>
          <w:sz w:val="24"/>
          <w:szCs w:val="24"/>
        </w:rPr>
      </w:pPr>
      <w:bookmarkStart w:id="9" w:name="_2.2_Strategic_Alignment"/>
      <w:bookmarkStart w:id="10" w:name="_Toc226101843"/>
      <w:bookmarkStart w:id="11" w:name="_Toc226102571"/>
      <w:bookmarkStart w:id="12" w:name="_Toc226444474"/>
      <w:bookmarkStart w:id="13" w:name="_Toc226888201"/>
      <w:bookmarkEnd w:id="9"/>
      <w:r w:rsidRPr="00656AA4">
        <w:rPr>
          <w:rFonts w:asciiTheme="minorHAnsi" w:hAnsiTheme="minorHAnsi" w:cstheme="minorHAnsi"/>
          <w:sz w:val="24"/>
          <w:szCs w:val="24"/>
        </w:rPr>
        <w:t>3.4 Strategic Alignment</w:t>
      </w:r>
      <w:bookmarkEnd w:id="10"/>
      <w:bookmarkEnd w:id="11"/>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60"/>
      </w:tblGrid>
      <w:tr w:rsidR="00886A50" w:rsidRPr="00656AA4" w14:paraId="59A02727" w14:textId="77777777" w:rsidTr="00886A50">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tcPr>
          <w:p w14:paraId="1863998E" w14:textId="77777777" w:rsidR="00886A50" w:rsidRPr="00656AA4" w:rsidRDefault="00886A50">
            <w:pPr>
              <w:rPr>
                <w:rFonts w:asciiTheme="minorHAnsi" w:hAnsiTheme="minorHAnsi" w:cstheme="minorHAnsi"/>
                <w:i/>
                <w:iCs/>
                <w:color w:val="666666"/>
              </w:rPr>
            </w:pPr>
            <w:r w:rsidRPr="00656AA4">
              <w:rPr>
                <w:rFonts w:asciiTheme="minorHAnsi" w:hAnsiTheme="minorHAnsi" w:cstheme="minorHAnsi"/>
                <w:i/>
                <w:iCs/>
                <w:color w:val="666666"/>
              </w:rPr>
              <w:t>Vision 2030 Objective</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006A2CB" w14:textId="77777777" w:rsidR="00886A50" w:rsidRPr="00656AA4" w:rsidRDefault="00886A50">
            <w:pPr>
              <w:rPr>
                <w:rFonts w:asciiTheme="minorHAnsi" w:hAnsiTheme="minorHAnsi" w:cstheme="minorHAnsi"/>
                <w:i/>
                <w:iCs/>
                <w:color w:val="666666"/>
              </w:rPr>
            </w:pPr>
            <w:r w:rsidRPr="00656AA4">
              <w:rPr>
                <w:rFonts w:asciiTheme="minorHAnsi" w:hAnsiTheme="minorHAnsi" w:cstheme="minorHAnsi"/>
                <w:i/>
                <w:iCs/>
                <w:color w:val="666666"/>
              </w:rPr>
              <w:t>The Policy AI Lab directly supports Vision 2030’s objective to enhance government effectiveness through data-driven policymaking, improved regulatory coherence, and accelerated reform delivery. By embedding simulation, benchmarking, and predictive analytics, the platform strengthens MOMAH’s contribution to national priorities such as increasing homeownership to 70%, improving Quality of Life, and ensuring fiscal sustainability through evidence-based policy design.</w:t>
            </w:r>
          </w:p>
        </w:tc>
      </w:tr>
      <w:tr w:rsidR="00886A50" w:rsidRPr="00656AA4" w14:paraId="0CB8AE2A" w14:textId="77777777" w:rsidTr="00886A50">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tcPr>
          <w:p w14:paraId="700AE219" w14:textId="77777777" w:rsidR="00886A50" w:rsidRPr="00656AA4" w:rsidRDefault="00886A50">
            <w:pPr>
              <w:rPr>
                <w:rFonts w:asciiTheme="minorHAnsi" w:hAnsiTheme="minorHAnsi" w:cstheme="minorHAnsi"/>
                <w:i/>
                <w:iCs/>
                <w:color w:val="666666"/>
              </w:rPr>
            </w:pPr>
            <w:r w:rsidRPr="00656AA4">
              <w:rPr>
                <w:rFonts w:asciiTheme="minorHAnsi" w:hAnsiTheme="minorHAnsi" w:cstheme="minorHAnsi"/>
                <w:i/>
                <w:iCs/>
                <w:color w:val="666666"/>
              </w:rPr>
              <w:t>MOMAH Sector Strategic Objectives (SSOs)</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C90DE9A" w14:textId="77777777" w:rsidR="00886A50" w:rsidRPr="00656AA4" w:rsidRDefault="00886A50">
            <w:pPr>
              <w:rPr>
                <w:rFonts w:asciiTheme="minorHAnsi" w:hAnsiTheme="minorHAnsi" w:cstheme="minorHAnsi"/>
                <w:i/>
                <w:iCs/>
                <w:color w:val="666666"/>
              </w:rPr>
            </w:pPr>
            <w:r w:rsidRPr="00656AA4">
              <w:rPr>
                <w:rFonts w:asciiTheme="minorHAnsi" w:hAnsiTheme="minorHAnsi" w:cstheme="minorHAnsi"/>
                <w:i/>
                <w:iCs/>
                <w:color w:val="666666"/>
              </w:rPr>
              <w:t>The solution advances MOMAH’s strategic objectives by strengthening evidence-based policy development, improving regulatory quality, and reducing policy contradictions and sectoral fragmentation. It accelerates policy development cycles, enhances housing affordability and supply planning through advanced simulation, and builds institutional memory to support long-term governance excellence.</w:t>
            </w:r>
          </w:p>
        </w:tc>
      </w:tr>
      <w:tr w:rsidR="00886A50" w:rsidRPr="00656AA4" w14:paraId="7B1CD7C9" w14:textId="77777777" w:rsidTr="00886A50">
        <w:tc>
          <w:tcPr>
            <w:tcW w:w="230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tcPr>
          <w:p w14:paraId="23FE2A3F" w14:textId="77777777" w:rsidR="00886A50" w:rsidRPr="00656AA4" w:rsidRDefault="00886A50">
            <w:pPr>
              <w:rPr>
                <w:rFonts w:asciiTheme="minorHAnsi" w:hAnsiTheme="minorHAnsi" w:cstheme="minorHAnsi"/>
                <w:i/>
                <w:iCs/>
                <w:color w:val="666666"/>
              </w:rPr>
            </w:pPr>
            <w:r w:rsidRPr="00656AA4">
              <w:rPr>
                <w:rFonts w:asciiTheme="minorHAnsi" w:hAnsiTheme="minorHAnsi" w:cstheme="minorHAnsi"/>
                <w:i/>
                <w:iCs/>
                <w:color w:val="666666"/>
              </w:rPr>
              <w:t>MOMAH AI Strategy Alignment</w:t>
            </w:r>
          </w:p>
        </w:tc>
        <w:tc>
          <w:tcPr>
            <w:tcW w:w="70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68A77412" w14:textId="77777777" w:rsidR="00886A50" w:rsidRPr="00656AA4" w:rsidRDefault="00886A50">
            <w:pPr>
              <w:rPr>
                <w:rFonts w:asciiTheme="minorHAnsi" w:hAnsiTheme="minorHAnsi" w:cstheme="minorHAnsi"/>
                <w:i/>
                <w:iCs/>
                <w:color w:val="666666"/>
              </w:rPr>
            </w:pPr>
            <w:r w:rsidRPr="00656AA4">
              <w:rPr>
                <w:rFonts w:asciiTheme="minorHAnsi" w:hAnsiTheme="minorHAnsi" w:cstheme="minorHAnsi"/>
                <w:i/>
                <w:iCs/>
                <w:color w:val="666666"/>
              </w:rPr>
              <w:t>The Policy AI Lab is fully aligned with MOMAH’s AI Strategy by deploying AI-driven decision-support tools that enhance policy quality, predictive capability, and institutional efficiency. It operationalizes AI for governance, insight, and institutional learning through automated drafting, conflict detection, multi-variable simulation, risk scoring, and continuous model improvement — all under a human-in-the-loop governance framework.</w:t>
            </w:r>
          </w:p>
        </w:tc>
      </w:tr>
    </w:tbl>
    <w:p w14:paraId="1C8F46E3" w14:textId="77777777" w:rsidR="00C0364F" w:rsidRPr="00656AA4" w:rsidRDefault="00C0364F">
      <w:pPr>
        <w:spacing w:after="160"/>
        <w:rPr>
          <w:rFonts w:asciiTheme="minorHAnsi" w:hAnsiTheme="minorHAnsi" w:cstheme="minorHAnsi"/>
          <w:color w:val="888888"/>
        </w:rPr>
      </w:pPr>
    </w:p>
    <w:p w14:paraId="3F9F3886" w14:textId="77777777" w:rsidR="00451670" w:rsidRPr="00656AA4" w:rsidRDefault="00AC1553" w:rsidP="00451670">
      <w:pPr>
        <w:pStyle w:val="Heading2"/>
        <w:rPr>
          <w:rFonts w:asciiTheme="minorHAnsi" w:hAnsiTheme="minorHAnsi" w:cstheme="minorHAnsi"/>
          <w:sz w:val="24"/>
          <w:szCs w:val="24"/>
        </w:rPr>
      </w:pPr>
      <w:bookmarkStart w:id="14" w:name="_Toc226101848"/>
      <w:bookmarkStart w:id="15" w:name="_Toc226102576"/>
      <w:bookmarkStart w:id="16" w:name="_Toc226444476"/>
      <w:bookmarkStart w:id="17" w:name="_Toc226888202"/>
      <w:r w:rsidRPr="00656AA4">
        <w:rPr>
          <w:rFonts w:asciiTheme="minorHAnsi" w:hAnsiTheme="minorHAnsi" w:cstheme="minorHAnsi"/>
          <w:sz w:val="24"/>
          <w:szCs w:val="24"/>
        </w:rPr>
        <w:t>3.5 Expected Business Outcomes</w:t>
      </w:r>
      <w:bookmarkEnd w:id="14"/>
      <w:bookmarkEnd w:id="15"/>
      <w:bookmarkEnd w:id="16"/>
      <w:bookmarkEnd w:id="17"/>
    </w:p>
    <w:p w14:paraId="5A484026" w14:textId="77777777" w:rsidR="00FE39D0" w:rsidRPr="00656AA4" w:rsidRDefault="00FE39D0" w:rsidP="00FE39D0">
      <w:pPr>
        <w:pBdr>
          <w:top w:val="nil"/>
          <w:left w:val="nil"/>
          <w:bottom w:val="nil"/>
          <w:right w:val="nil"/>
          <w:between w:val="nil"/>
        </w:pBdr>
        <w:rPr>
          <w:rFonts w:asciiTheme="minorHAnsi" w:eastAsia="Times New Roman" w:hAnsiTheme="minorHAnsi" w:cstheme="minorHAnsi"/>
          <w:color w:val="000000"/>
          <w:sz w:val="22"/>
          <w:szCs w:val="22"/>
        </w:rPr>
      </w:pPr>
      <w:r w:rsidRPr="00656AA4">
        <w:rPr>
          <w:rFonts w:asciiTheme="minorHAnsi" w:eastAsia="Times New Roman" w:hAnsiTheme="minorHAnsi" w:cstheme="minorHAnsi"/>
          <w:color w:val="000000"/>
          <w:sz w:val="22"/>
          <w:szCs w:val="22"/>
        </w:rPr>
        <w:t>The Policy AI Lab will be considered successful when it demonstrably improves policy quality, reduces risk, and accelerates reform cycles. Success will be measured through leading indicators (system adoption and operational health) and lagging indicators (real-world policy outcomes).</w:t>
      </w:r>
    </w:p>
    <w:p w14:paraId="20D1D8FC" w14:textId="77777777" w:rsidR="00FE39D0" w:rsidRPr="00656AA4" w:rsidRDefault="00FE39D0" w:rsidP="003B0081">
      <w:pPr>
        <w:ind w:left="360"/>
        <w:rPr>
          <w:rFonts w:asciiTheme="minorHAnsi" w:hAnsiTheme="minorHAnsi" w:cstheme="minorHAnsi"/>
          <w:sz w:val="22"/>
          <w:szCs w:val="22"/>
        </w:rPr>
      </w:pPr>
      <w:r w:rsidRPr="00656AA4">
        <w:rPr>
          <w:rFonts w:asciiTheme="minorHAnsi" w:eastAsia="Times New Roman" w:hAnsiTheme="minorHAnsi" w:cstheme="minorHAnsi"/>
          <w:color w:val="000000"/>
          <w:sz w:val="24"/>
          <w:szCs w:val="24"/>
        </w:rPr>
        <w:lastRenderedPageBreak/>
        <w:br/>
      </w:r>
    </w:p>
    <w:p w14:paraId="2D7DF398" w14:textId="77777777" w:rsidR="00175BDF" w:rsidRPr="00656AA4" w:rsidRDefault="00175BDF" w:rsidP="00175BDF">
      <w:pPr>
        <w:pStyle w:val="Heading2"/>
        <w:rPr>
          <w:rFonts w:asciiTheme="minorHAnsi" w:hAnsiTheme="minorHAnsi" w:cstheme="minorHAnsi"/>
          <w:sz w:val="24"/>
          <w:szCs w:val="24"/>
        </w:rPr>
      </w:pPr>
      <w:bookmarkStart w:id="18" w:name="_Toc226444480"/>
      <w:bookmarkStart w:id="19" w:name="_Toc226888203"/>
      <w:r w:rsidRPr="00656AA4">
        <w:rPr>
          <w:rFonts w:asciiTheme="minorHAnsi" w:hAnsiTheme="minorHAnsi" w:cstheme="minorHAnsi"/>
          <w:sz w:val="24"/>
          <w:szCs w:val="24"/>
        </w:rPr>
        <w:t>3.6 Current Solution Landscape</w:t>
      </w:r>
      <w:bookmarkEnd w:id="18"/>
      <w:bookmarkEnd w:id="19"/>
    </w:p>
    <w:p w14:paraId="53F6E2F6" w14:textId="77777777" w:rsidR="00FE39D0" w:rsidRPr="00656AA4" w:rsidRDefault="00FE698F" w:rsidP="00175BDF">
      <w:pPr>
        <w:pStyle w:val="Heading2"/>
        <w:rPr>
          <w:rFonts w:asciiTheme="minorHAnsi" w:hAnsiTheme="minorHAnsi" w:cstheme="minorHAnsi"/>
          <w:b w:val="0"/>
          <w:bCs w:val="0"/>
          <w:color w:val="auto"/>
          <w:sz w:val="22"/>
          <w:szCs w:val="22"/>
        </w:rPr>
      </w:pPr>
      <w:r w:rsidRPr="00656AA4">
        <w:rPr>
          <w:rFonts w:asciiTheme="minorHAnsi" w:hAnsiTheme="minorHAnsi" w:cstheme="minorHAnsi"/>
          <w:b w:val="0"/>
          <w:bCs w:val="0"/>
          <w:color w:val="auto"/>
          <w:sz w:val="22"/>
          <w:szCs w:val="22"/>
        </w:rPr>
        <w:t>There are no automated processes for Policy launch. There is not even a system to support policy launch, hence no simulations are done.</w:t>
      </w:r>
    </w:p>
    <w:p w14:paraId="416DE1EA" w14:textId="77777777" w:rsidR="00FE698F" w:rsidRPr="00656AA4" w:rsidRDefault="00FE698F" w:rsidP="00175BDF">
      <w:pPr>
        <w:pStyle w:val="Heading2"/>
        <w:rPr>
          <w:rFonts w:asciiTheme="minorHAnsi" w:hAnsiTheme="minorHAnsi" w:cstheme="minorHAnsi"/>
          <w:b w:val="0"/>
          <w:bCs w:val="0"/>
          <w:sz w:val="22"/>
          <w:szCs w:val="22"/>
        </w:rPr>
      </w:pPr>
      <w:r w:rsidRPr="00656AA4">
        <w:rPr>
          <w:rFonts w:asciiTheme="minorHAnsi" w:hAnsiTheme="minorHAnsi" w:cstheme="minorHAnsi"/>
          <w:b w:val="0"/>
          <w:bCs w:val="0"/>
          <w:color w:val="auto"/>
          <w:sz w:val="22"/>
          <w:szCs w:val="22"/>
        </w:rPr>
        <w:t>The only way MOMAH tests a policy is by launching it into a small area of KSA.</w:t>
      </w:r>
    </w:p>
    <w:p w14:paraId="2F80B316" w14:textId="77777777" w:rsidR="0070566B" w:rsidRPr="00656AA4" w:rsidRDefault="00B73607" w:rsidP="00B73607">
      <w:pPr>
        <w:pStyle w:val="Heading1"/>
        <w:rPr>
          <w:rFonts w:asciiTheme="minorHAnsi" w:hAnsiTheme="minorHAnsi" w:cstheme="minorHAnsi"/>
          <w:sz w:val="28"/>
          <w:szCs w:val="28"/>
        </w:rPr>
      </w:pPr>
      <w:bookmarkStart w:id="20" w:name="_Toc226101896"/>
      <w:bookmarkStart w:id="21" w:name="_Toc226102624"/>
      <w:bookmarkStart w:id="22" w:name="_Toc226444530"/>
      <w:bookmarkStart w:id="23" w:name="_Toc226888204"/>
      <w:r w:rsidRPr="00656AA4">
        <w:rPr>
          <w:rFonts w:asciiTheme="minorHAnsi" w:hAnsiTheme="minorHAnsi" w:cstheme="minorHAnsi"/>
          <w:sz w:val="28"/>
          <w:szCs w:val="28"/>
        </w:rPr>
        <w:t>4 Strategic and Operational Metrics</w:t>
      </w:r>
      <w:bookmarkEnd w:id="20"/>
      <w:bookmarkEnd w:id="21"/>
      <w:bookmarkEnd w:id="22"/>
      <w:bookmarkEnd w:id="23"/>
    </w:p>
    <w:p w14:paraId="77632E1A" w14:textId="77777777" w:rsidR="0070566B" w:rsidRPr="00656AA4" w:rsidRDefault="0070566B" w:rsidP="0070566B">
      <w:pPr>
        <w:spacing w:before="80" w:after="80"/>
        <w:rPr>
          <w:rFonts w:asciiTheme="minorHAnsi" w:hAnsiTheme="minorHAnsi" w:cstheme="minorHAnsi"/>
          <w:color w:val="888888"/>
        </w:rPr>
      </w:pPr>
      <w:r w:rsidRPr="00656AA4">
        <w:rPr>
          <w:rFonts w:asciiTheme="minorHAnsi" w:hAnsiTheme="minorHAnsi" w:cstheme="minorHAnsi"/>
          <w:color w:val="888888"/>
        </w:rPr>
        <w:t>Strategic metrics measure the solution’s impact on adoption, user satisfaction, and stakeholder confidence. These are typically reported to leadership and steering committees</w:t>
      </w:r>
    </w:p>
    <w:p w14:paraId="32EC96DA" w14:textId="77777777" w:rsidR="00B73607" w:rsidRPr="00656AA4" w:rsidRDefault="00B73607" w:rsidP="00710718">
      <w:pPr>
        <w:spacing w:before="80" w:after="80"/>
        <w:rPr>
          <w:rFonts w:asciiTheme="minorHAnsi" w:hAnsiTheme="minorHAnsi" w:cstheme="minorHAnsi"/>
          <w:color w:val="888888"/>
        </w:rPr>
      </w:pP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5"/>
        <w:gridCol w:w="1364"/>
        <w:gridCol w:w="924"/>
        <w:gridCol w:w="1429"/>
        <w:gridCol w:w="1778"/>
        <w:gridCol w:w="853"/>
        <w:gridCol w:w="1753"/>
      </w:tblGrid>
      <w:tr w:rsidR="006F109E" w:rsidRPr="00656AA4" w14:paraId="02B8F1B0" w14:textId="77777777" w:rsidTr="00210E9D">
        <w:trPr>
          <w:trHeight w:val="485"/>
        </w:trPr>
        <w:tc>
          <w:tcPr>
            <w:tcW w:w="1275"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39640954"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Metric Type</w:t>
            </w:r>
          </w:p>
        </w:tc>
        <w:tc>
          <w:tcPr>
            <w:tcW w:w="1364"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4DC6B714"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Metric</w:t>
            </w:r>
          </w:p>
        </w:tc>
        <w:tc>
          <w:tcPr>
            <w:tcW w:w="924"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5B6A52C1"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Baseline</w:t>
            </w:r>
          </w:p>
        </w:tc>
        <w:tc>
          <w:tcPr>
            <w:tcW w:w="1429"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18F5A3D0"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 xml:space="preserve">Target </w:t>
            </w:r>
            <w:r w:rsidRPr="00656AA4">
              <w:rPr>
                <w:rFonts w:asciiTheme="minorHAnsi" w:hAnsiTheme="minorHAnsi" w:cstheme="minorHAnsi"/>
                <w:i/>
                <w:iCs/>
                <w:color w:val="E7E6E6" w:themeColor="background2"/>
              </w:rPr>
              <w:br/>
              <w:t>(6M / Y1 / Y2)</w:t>
            </w:r>
          </w:p>
        </w:tc>
        <w:tc>
          <w:tcPr>
            <w:tcW w:w="1778"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229A130B"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Measurement Method</w:t>
            </w:r>
          </w:p>
        </w:tc>
        <w:tc>
          <w:tcPr>
            <w:tcW w:w="853"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0BD9547B"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Frequency</w:t>
            </w:r>
          </w:p>
        </w:tc>
        <w:tc>
          <w:tcPr>
            <w:tcW w:w="1753"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2B8AB11A"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KPI Owner</w:t>
            </w:r>
          </w:p>
        </w:tc>
      </w:tr>
      <w:tr w:rsidR="006F109E" w:rsidRPr="00656AA4" w14:paraId="24C29F34" w14:textId="77777777" w:rsidTr="00210E9D">
        <w:trPr>
          <w:trHeight w:val="485"/>
        </w:trPr>
        <w:tc>
          <w:tcPr>
            <w:tcW w:w="1275" w:type="dxa"/>
            <w:tcBorders>
              <w:top w:val="single" w:sz="4" w:space="0" w:color="CCCCCC"/>
              <w:left w:val="single" w:sz="4" w:space="0" w:color="CCCCCC"/>
              <w:bottom w:val="single" w:sz="4" w:space="0" w:color="CCCCCC"/>
              <w:right w:val="single" w:sz="4" w:space="0" w:color="CCCCCC"/>
            </w:tcBorders>
            <w:shd w:val="clear" w:color="auto" w:fill="E0F3E9"/>
            <w:vAlign w:val="center"/>
          </w:tcPr>
          <w:p w14:paraId="0C1CAC1B" w14:textId="77777777" w:rsidR="006F109E" w:rsidRPr="00656AA4" w:rsidDel="00C50117"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User Adoption</w:t>
            </w:r>
          </w:p>
        </w:tc>
        <w:tc>
          <w:tcPr>
            <w:tcW w:w="136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034002"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Number of Users using the Policy platform</w:t>
            </w:r>
          </w:p>
        </w:tc>
        <w:tc>
          <w:tcPr>
            <w:tcW w:w="924" w:type="dxa"/>
            <w:tcBorders>
              <w:top w:val="single" w:sz="4" w:space="0" w:color="CCCCCC"/>
              <w:left w:val="single" w:sz="4" w:space="0" w:color="CCCCCC"/>
              <w:bottom w:val="single" w:sz="4" w:space="0" w:color="CCCCCC"/>
              <w:right w:val="single" w:sz="4" w:space="0" w:color="CCCCCC"/>
            </w:tcBorders>
            <w:vAlign w:val="center"/>
          </w:tcPr>
          <w:p w14:paraId="6EBB6009"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5602997"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10 / 20 / 50</w:t>
            </w:r>
          </w:p>
        </w:tc>
        <w:tc>
          <w:tcPr>
            <w:tcW w:w="17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28441E"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Logins</w:t>
            </w:r>
          </w:p>
        </w:tc>
        <w:tc>
          <w:tcPr>
            <w:tcW w:w="853" w:type="dxa"/>
            <w:tcBorders>
              <w:top w:val="single" w:sz="4" w:space="0" w:color="CCCCCC"/>
              <w:left w:val="single" w:sz="4" w:space="0" w:color="CCCCCC"/>
              <w:bottom w:val="single" w:sz="4" w:space="0" w:color="CCCCCC"/>
              <w:right w:val="single" w:sz="4" w:space="0" w:color="CCCCCC"/>
            </w:tcBorders>
            <w:vAlign w:val="center"/>
          </w:tcPr>
          <w:p w14:paraId="24CA30EE"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Daily</w:t>
            </w:r>
          </w:p>
        </w:tc>
        <w:tc>
          <w:tcPr>
            <w:tcW w:w="1753" w:type="dxa"/>
            <w:tcBorders>
              <w:top w:val="single" w:sz="4" w:space="0" w:color="CCCCCC"/>
              <w:left w:val="single" w:sz="4" w:space="0" w:color="CCCCCC"/>
              <w:bottom w:val="single" w:sz="4" w:space="0" w:color="CCCCCC"/>
              <w:right w:val="single" w:sz="4" w:space="0" w:color="CCCCCC"/>
            </w:tcBorders>
            <w:vAlign w:val="center"/>
          </w:tcPr>
          <w:p w14:paraId="7BC3E204" w14:textId="77777777" w:rsidR="006F109E" w:rsidRPr="00656AA4" w:rsidRDefault="006F109E" w:rsidP="00210E9D">
            <w:pPr>
              <w:rPr>
                <w:rFonts w:asciiTheme="minorHAnsi" w:hAnsiTheme="minorHAnsi" w:cstheme="minorHAnsi"/>
                <w:i/>
                <w:iCs/>
                <w:color w:val="666666"/>
              </w:rPr>
            </w:pPr>
          </w:p>
        </w:tc>
      </w:tr>
      <w:tr w:rsidR="006F109E" w:rsidRPr="00656AA4" w14:paraId="2AD315F5" w14:textId="77777777" w:rsidTr="00210E9D">
        <w:trPr>
          <w:trHeight w:val="485"/>
        </w:trPr>
        <w:tc>
          <w:tcPr>
            <w:tcW w:w="1275" w:type="dxa"/>
            <w:tcBorders>
              <w:top w:val="single" w:sz="4" w:space="0" w:color="CCCCCC"/>
              <w:left w:val="single" w:sz="4" w:space="0" w:color="CCCCCC"/>
              <w:bottom w:val="single" w:sz="4" w:space="0" w:color="CCCCCC"/>
              <w:right w:val="single" w:sz="4" w:space="0" w:color="CCCCCC"/>
            </w:tcBorders>
            <w:shd w:val="clear" w:color="auto" w:fill="E0F3E9"/>
          </w:tcPr>
          <w:p w14:paraId="59624928"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Adoption</w:t>
            </w:r>
          </w:p>
        </w:tc>
        <w:tc>
          <w:tcPr>
            <w:tcW w:w="136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A9D775F"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Number of policies generated and simulated through the tool</w:t>
            </w:r>
          </w:p>
        </w:tc>
        <w:tc>
          <w:tcPr>
            <w:tcW w:w="924" w:type="dxa"/>
            <w:tcBorders>
              <w:top w:val="single" w:sz="4" w:space="0" w:color="CCCCCC"/>
              <w:left w:val="single" w:sz="4" w:space="0" w:color="CCCCCC"/>
              <w:bottom w:val="single" w:sz="4" w:space="0" w:color="CCCCCC"/>
              <w:right w:val="single" w:sz="4" w:space="0" w:color="CCCCCC"/>
            </w:tcBorders>
          </w:tcPr>
          <w:p w14:paraId="75F94A4E"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7A48785"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3 / 5/ 10 (80%)</w:t>
            </w:r>
          </w:p>
        </w:tc>
        <w:tc>
          <w:tcPr>
            <w:tcW w:w="17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DEFFCD0"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Simulator Review Screen</w:t>
            </w:r>
          </w:p>
        </w:tc>
        <w:tc>
          <w:tcPr>
            <w:tcW w:w="853" w:type="dxa"/>
            <w:tcBorders>
              <w:top w:val="single" w:sz="4" w:space="0" w:color="CCCCCC"/>
              <w:left w:val="single" w:sz="4" w:space="0" w:color="CCCCCC"/>
              <w:bottom w:val="single" w:sz="4" w:space="0" w:color="CCCCCC"/>
              <w:right w:val="single" w:sz="4" w:space="0" w:color="CCCCCC"/>
            </w:tcBorders>
          </w:tcPr>
          <w:p w14:paraId="7AC2AF5F"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Quarterly</w:t>
            </w:r>
          </w:p>
        </w:tc>
        <w:tc>
          <w:tcPr>
            <w:tcW w:w="1753" w:type="dxa"/>
            <w:tcBorders>
              <w:top w:val="single" w:sz="4" w:space="0" w:color="CCCCCC"/>
              <w:left w:val="single" w:sz="4" w:space="0" w:color="CCCCCC"/>
              <w:bottom w:val="single" w:sz="4" w:space="0" w:color="CCCCCC"/>
              <w:right w:val="single" w:sz="4" w:space="0" w:color="CCCCCC"/>
            </w:tcBorders>
          </w:tcPr>
          <w:p w14:paraId="19CEBA70" w14:textId="77777777" w:rsidR="006F109E" w:rsidRPr="00656AA4" w:rsidRDefault="006F109E" w:rsidP="00210E9D">
            <w:pPr>
              <w:rPr>
                <w:rFonts w:asciiTheme="minorHAnsi" w:hAnsiTheme="minorHAnsi" w:cstheme="minorHAnsi"/>
                <w:i/>
                <w:iCs/>
                <w:color w:val="666666"/>
              </w:rPr>
            </w:pPr>
          </w:p>
        </w:tc>
      </w:tr>
      <w:tr w:rsidR="00DE1465" w:rsidRPr="00656AA4" w14:paraId="28189217" w14:textId="77777777" w:rsidTr="00210E9D">
        <w:trPr>
          <w:trHeight w:val="485"/>
        </w:trPr>
        <w:tc>
          <w:tcPr>
            <w:tcW w:w="1275" w:type="dxa"/>
            <w:tcBorders>
              <w:top w:val="single" w:sz="4" w:space="0" w:color="CCCCCC"/>
              <w:left w:val="single" w:sz="4" w:space="0" w:color="CCCCCC"/>
              <w:bottom w:val="single" w:sz="4" w:space="0" w:color="CCCCCC"/>
              <w:right w:val="single" w:sz="4" w:space="0" w:color="CCCCCC"/>
            </w:tcBorders>
            <w:shd w:val="clear" w:color="auto" w:fill="E0F3E9"/>
          </w:tcPr>
          <w:p w14:paraId="7EFE257A" w14:textId="77777777" w:rsidR="00DE1465" w:rsidRPr="00656AA4" w:rsidRDefault="00DE1465" w:rsidP="00210E9D">
            <w:pPr>
              <w:rPr>
                <w:rFonts w:asciiTheme="minorHAnsi" w:hAnsiTheme="minorHAnsi" w:cstheme="minorHAnsi"/>
                <w:i/>
                <w:iCs/>
                <w:color w:val="666666"/>
              </w:rPr>
            </w:pPr>
          </w:p>
        </w:tc>
        <w:tc>
          <w:tcPr>
            <w:tcW w:w="1364"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6F0B27A" w14:textId="77777777" w:rsidR="00DE1465" w:rsidRPr="00656AA4" w:rsidRDefault="00DE1465" w:rsidP="00210E9D">
            <w:pPr>
              <w:rPr>
                <w:rFonts w:asciiTheme="minorHAnsi" w:hAnsiTheme="minorHAnsi" w:cstheme="minorHAnsi"/>
                <w:i/>
                <w:iCs/>
                <w:color w:val="666666"/>
              </w:rPr>
            </w:pPr>
          </w:p>
        </w:tc>
        <w:tc>
          <w:tcPr>
            <w:tcW w:w="924" w:type="dxa"/>
            <w:tcBorders>
              <w:top w:val="single" w:sz="4" w:space="0" w:color="CCCCCC"/>
              <w:left w:val="single" w:sz="4" w:space="0" w:color="CCCCCC"/>
              <w:bottom w:val="single" w:sz="4" w:space="0" w:color="CCCCCC"/>
              <w:right w:val="single" w:sz="4" w:space="0" w:color="CCCCCC"/>
            </w:tcBorders>
          </w:tcPr>
          <w:p w14:paraId="0AFBE796" w14:textId="77777777" w:rsidR="00DE1465" w:rsidRPr="00656AA4" w:rsidRDefault="00DE1465" w:rsidP="00210E9D">
            <w:pPr>
              <w:rPr>
                <w:rFonts w:asciiTheme="minorHAnsi" w:hAnsiTheme="minorHAnsi" w:cstheme="minorHAnsi"/>
                <w:i/>
                <w:iCs/>
                <w:color w:val="666666"/>
              </w:rPr>
            </w:pPr>
          </w:p>
        </w:tc>
        <w:tc>
          <w:tcPr>
            <w:tcW w:w="14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CF0234E" w14:textId="77777777" w:rsidR="00DE1465" w:rsidRPr="00656AA4" w:rsidRDefault="00DE1465" w:rsidP="00210E9D">
            <w:pPr>
              <w:rPr>
                <w:rFonts w:asciiTheme="minorHAnsi" w:hAnsiTheme="minorHAnsi" w:cstheme="minorHAnsi"/>
                <w:i/>
                <w:iCs/>
                <w:color w:val="666666"/>
              </w:rPr>
            </w:pPr>
          </w:p>
        </w:tc>
        <w:tc>
          <w:tcPr>
            <w:tcW w:w="1778"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38761EC" w14:textId="77777777" w:rsidR="00DE1465" w:rsidRPr="00656AA4" w:rsidRDefault="00DE1465" w:rsidP="00210E9D">
            <w:pPr>
              <w:rPr>
                <w:rFonts w:asciiTheme="minorHAnsi" w:hAnsiTheme="minorHAnsi" w:cstheme="minorHAnsi"/>
                <w:i/>
                <w:iCs/>
                <w:color w:val="666666"/>
              </w:rPr>
            </w:pPr>
          </w:p>
        </w:tc>
        <w:tc>
          <w:tcPr>
            <w:tcW w:w="853" w:type="dxa"/>
            <w:tcBorders>
              <w:top w:val="single" w:sz="4" w:space="0" w:color="CCCCCC"/>
              <w:left w:val="single" w:sz="4" w:space="0" w:color="CCCCCC"/>
              <w:bottom w:val="single" w:sz="4" w:space="0" w:color="CCCCCC"/>
              <w:right w:val="single" w:sz="4" w:space="0" w:color="CCCCCC"/>
            </w:tcBorders>
          </w:tcPr>
          <w:p w14:paraId="1BC45482" w14:textId="77777777" w:rsidR="00DE1465" w:rsidRPr="00656AA4" w:rsidRDefault="00DE1465" w:rsidP="00210E9D">
            <w:pPr>
              <w:rPr>
                <w:rFonts w:asciiTheme="minorHAnsi" w:hAnsiTheme="minorHAnsi" w:cstheme="minorHAnsi"/>
                <w:i/>
                <w:iCs/>
                <w:color w:val="666666"/>
              </w:rPr>
            </w:pPr>
          </w:p>
        </w:tc>
        <w:tc>
          <w:tcPr>
            <w:tcW w:w="1753" w:type="dxa"/>
            <w:tcBorders>
              <w:top w:val="single" w:sz="4" w:space="0" w:color="CCCCCC"/>
              <w:left w:val="single" w:sz="4" w:space="0" w:color="CCCCCC"/>
              <w:bottom w:val="single" w:sz="4" w:space="0" w:color="CCCCCC"/>
              <w:right w:val="single" w:sz="4" w:space="0" w:color="CCCCCC"/>
            </w:tcBorders>
          </w:tcPr>
          <w:p w14:paraId="55EAB46D" w14:textId="77777777" w:rsidR="00DE1465" w:rsidRPr="00656AA4" w:rsidRDefault="00DE1465" w:rsidP="00210E9D">
            <w:pPr>
              <w:rPr>
                <w:rFonts w:asciiTheme="minorHAnsi" w:hAnsiTheme="minorHAnsi" w:cstheme="minorHAnsi"/>
                <w:i/>
                <w:iCs/>
                <w:color w:val="666666"/>
              </w:rPr>
            </w:pPr>
          </w:p>
        </w:tc>
      </w:tr>
    </w:tbl>
    <w:p w14:paraId="51A943B0" w14:textId="77777777" w:rsidR="006F109E" w:rsidRPr="00656AA4" w:rsidRDefault="006F109E" w:rsidP="00710718">
      <w:pPr>
        <w:spacing w:before="80" w:after="80"/>
        <w:rPr>
          <w:rFonts w:asciiTheme="minorHAnsi" w:hAnsiTheme="minorHAnsi" w:cstheme="minorHAnsi"/>
          <w:color w:val="888888"/>
        </w:rPr>
      </w:pPr>
    </w:p>
    <w:p w14:paraId="65968DC7" w14:textId="77777777" w:rsidR="0070566B" w:rsidRPr="00656AA4" w:rsidRDefault="0070566B" w:rsidP="00710718">
      <w:pPr>
        <w:spacing w:before="80" w:after="80"/>
        <w:rPr>
          <w:rFonts w:asciiTheme="minorHAnsi" w:hAnsiTheme="minorHAnsi" w:cstheme="minorHAnsi"/>
          <w:i/>
          <w:iCs/>
          <w:color w:val="64748B"/>
          <w:lang w:val="en-GB"/>
        </w:rPr>
      </w:pPr>
      <w:r w:rsidRPr="00656AA4">
        <w:rPr>
          <w:rFonts w:asciiTheme="minorHAnsi" w:hAnsiTheme="minorHAnsi" w:cstheme="minorHAnsi"/>
          <w:color w:val="888888"/>
        </w:rPr>
        <w:t>Business metrics quantify the operational and financial impact of the solution. Focus on process efficiency, cost reduction, quality improvements, and throughput gains</w:t>
      </w:r>
      <w:r w:rsidRPr="00656AA4">
        <w:rPr>
          <w:rFonts w:asciiTheme="minorHAnsi" w:hAnsiTheme="minorHAnsi" w:cstheme="minorHAnsi"/>
          <w:i/>
          <w:iCs/>
          <w:color w:val="64748B"/>
          <w:lang w:val="en-GB"/>
        </w:rPr>
        <w:t xml:space="preserve"> </w:t>
      </w:r>
    </w:p>
    <w:p w14:paraId="5BC9F923" w14:textId="77777777" w:rsidR="0070566B" w:rsidRPr="00656AA4" w:rsidRDefault="0070566B" w:rsidP="0070566B">
      <w:pPr>
        <w:spacing w:after="120"/>
        <w:rPr>
          <w:rFonts w:asciiTheme="minorHAnsi" w:hAnsiTheme="minorHAnsi" w:cstheme="minorHAnsi"/>
          <w:i/>
          <w:iCs/>
          <w:color w:val="808080"/>
          <w:lang w:val="en-GB"/>
        </w:rPr>
      </w:pPr>
    </w:p>
    <w:tbl>
      <w:tblPr>
        <w:tblW w:w="9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3"/>
        <w:gridCol w:w="1477"/>
        <w:gridCol w:w="915"/>
        <w:gridCol w:w="1402"/>
        <w:gridCol w:w="1762"/>
        <w:gridCol w:w="853"/>
        <w:gridCol w:w="1714"/>
      </w:tblGrid>
      <w:tr w:rsidR="006F109E" w:rsidRPr="00656AA4" w14:paraId="310E3AD4" w14:textId="77777777" w:rsidTr="003B0081">
        <w:trPr>
          <w:trHeight w:val="485"/>
        </w:trPr>
        <w:tc>
          <w:tcPr>
            <w:tcW w:w="1253"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6E67987E"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Metric Type</w:t>
            </w:r>
          </w:p>
        </w:tc>
        <w:tc>
          <w:tcPr>
            <w:tcW w:w="1477"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1751FF61"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Metric</w:t>
            </w:r>
          </w:p>
        </w:tc>
        <w:tc>
          <w:tcPr>
            <w:tcW w:w="915"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3FBEEB67"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Baseline</w:t>
            </w:r>
          </w:p>
        </w:tc>
        <w:tc>
          <w:tcPr>
            <w:tcW w:w="1402"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1A59ACFB"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 xml:space="preserve">Target </w:t>
            </w:r>
            <w:r w:rsidRPr="00656AA4">
              <w:rPr>
                <w:rFonts w:asciiTheme="minorHAnsi" w:hAnsiTheme="minorHAnsi" w:cstheme="minorHAnsi"/>
                <w:i/>
                <w:iCs/>
                <w:color w:val="E7E6E6" w:themeColor="background2"/>
              </w:rPr>
              <w:br/>
              <w:t>(6M / Y1 / Y2)</w:t>
            </w:r>
          </w:p>
        </w:tc>
        <w:tc>
          <w:tcPr>
            <w:tcW w:w="1762"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7D4DD57F"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Measurement Method</w:t>
            </w:r>
          </w:p>
        </w:tc>
        <w:tc>
          <w:tcPr>
            <w:tcW w:w="853"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2E0471CF"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Frequency</w:t>
            </w:r>
          </w:p>
        </w:tc>
        <w:tc>
          <w:tcPr>
            <w:tcW w:w="1714"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7B8ED1A9" w14:textId="77777777" w:rsidR="006F109E" w:rsidRPr="00656AA4" w:rsidRDefault="006F109E" w:rsidP="00210E9D">
            <w:pPr>
              <w:rPr>
                <w:rFonts w:asciiTheme="minorHAnsi" w:hAnsiTheme="minorHAnsi" w:cstheme="minorHAnsi"/>
                <w:i/>
                <w:iCs/>
                <w:color w:val="E7E6E6" w:themeColor="background2"/>
              </w:rPr>
            </w:pPr>
            <w:r w:rsidRPr="00656AA4">
              <w:rPr>
                <w:rFonts w:asciiTheme="minorHAnsi" w:hAnsiTheme="minorHAnsi" w:cstheme="minorHAnsi"/>
                <w:i/>
                <w:iCs/>
                <w:color w:val="E7E6E6" w:themeColor="background2"/>
              </w:rPr>
              <w:t>KPI Owner</w:t>
            </w:r>
          </w:p>
        </w:tc>
      </w:tr>
      <w:tr w:rsidR="006F109E" w:rsidRPr="00656AA4" w14:paraId="0CE1B810" w14:textId="77777777" w:rsidTr="003B0081">
        <w:trPr>
          <w:trHeight w:val="485"/>
        </w:trPr>
        <w:tc>
          <w:tcPr>
            <w:tcW w:w="1253" w:type="dxa"/>
            <w:tcBorders>
              <w:top w:val="single" w:sz="4" w:space="0" w:color="CCCCCC"/>
              <w:left w:val="single" w:sz="4" w:space="0" w:color="CCCCCC"/>
              <w:bottom w:val="single" w:sz="4" w:space="0" w:color="CCCCCC"/>
              <w:right w:val="single" w:sz="4" w:space="0" w:color="CCCCCC"/>
            </w:tcBorders>
            <w:shd w:val="clear" w:color="auto" w:fill="E0F3E9"/>
            <w:vAlign w:val="center"/>
          </w:tcPr>
          <w:p w14:paraId="09F3A95E" w14:textId="77777777" w:rsidR="006F109E" w:rsidRPr="00656AA4" w:rsidDel="00C50117"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Avg. Time</w:t>
            </w:r>
          </w:p>
        </w:tc>
        <w:tc>
          <w:tcPr>
            <w:tcW w:w="1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3B52029"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Average time taken to move a policy from initial concept to approved draft using the AI platform.</w:t>
            </w:r>
          </w:p>
        </w:tc>
        <w:tc>
          <w:tcPr>
            <w:tcW w:w="915" w:type="dxa"/>
            <w:tcBorders>
              <w:top w:val="single" w:sz="4" w:space="0" w:color="CCCCCC"/>
              <w:left w:val="single" w:sz="4" w:space="0" w:color="CCCCCC"/>
              <w:bottom w:val="single" w:sz="4" w:space="0" w:color="CCCCCC"/>
              <w:right w:val="single" w:sz="4" w:space="0" w:color="CCCCCC"/>
            </w:tcBorders>
            <w:vAlign w:val="center"/>
          </w:tcPr>
          <w:p w14:paraId="369FBAC2"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8CC739A"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10% / 30% / 50%</w:t>
            </w:r>
          </w:p>
        </w:tc>
        <w:tc>
          <w:tcPr>
            <w:tcW w:w="176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67BAD97"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Timestamps at each stage of Policy Drafting</w:t>
            </w:r>
          </w:p>
        </w:tc>
        <w:tc>
          <w:tcPr>
            <w:tcW w:w="853" w:type="dxa"/>
            <w:tcBorders>
              <w:top w:val="single" w:sz="4" w:space="0" w:color="CCCCCC"/>
              <w:left w:val="single" w:sz="4" w:space="0" w:color="CCCCCC"/>
              <w:bottom w:val="single" w:sz="4" w:space="0" w:color="CCCCCC"/>
              <w:right w:val="single" w:sz="4" w:space="0" w:color="CCCCCC"/>
            </w:tcBorders>
            <w:vAlign w:val="center"/>
          </w:tcPr>
          <w:p w14:paraId="11BF611C"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Quarterly</w:t>
            </w:r>
          </w:p>
        </w:tc>
        <w:tc>
          <w:tcPr>
            <w:tcW w:w="1714" w:type="dxa"/>
            <w:tcBorders>
              <w:top w:val="single" w:sz="4" w:space="0" w:color="CCCCCC"/>
              <w:left w:val="single" w:sz="4" w:space="0" w:color="CCCCCC"/>
              <w:bottom w:val="single" w:sz="4" w:space="0" w:color="CCCCCC"/>
              <w:right w:val="single" w:sz="4" w:space="0" w:color="CCCCCC"/>
            </w:tcBorders>
            <w:vAlign w:val="center"/>
          </w:tcPr>
          <w:p w14:paraId="75FD2E2F"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Dr. Darwaish</w:t>
            </w:r>
          </w:p>
        </w:tc>
      </w:tr>
      <w:tr w:rsidR="006F109E" w:rsidRPr="00656AA4" w14:paraId="013B1A38" w14:textId="77777777" w:rsidTr="003B0081">
        <w:trPr>
          <w:trHeight w:val="485"/>
        </w:trPr>
        <w:tc>
          <w:tcPr>
            <w:tcW w:w="1253" w:type="dxa"/>
            <w:tcBorders>
              <w:top w:val="single" w:sz="4" w:space="0" w:color="CCCCCC"/>
              <w:left w:val="single" w:sz="4" w:space="0" w:color="CCCCCC"/>
              <w:bottom w:val="single" w:sz="4" w:space="0" w:color="CCCCCC"/>
              <w:right w:val="single" w:sz="4" w:space="0" w:color="CCCCCC"/>
            </w:tcBorders>
            <w:shd w:val="clear" w:color="auto" w:fill="E0F3E9"/>
          </w:tcPr>
          <w:p w14:paraId="4A5F025F"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lastRenderedPageBreak/>
              <w:t>Accuracy</w:t>
            </w:r>
          </w:p>
        </w:tc>
        <w:tc>
          <w:tcPr>
            <w:tcW w:w="1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9EAD812"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Policy Simulation Accuracy</w:t>
            </w:r>
          </w:p>
        </w:tc>
        <w:tc>
          <w:tcPr>
            <w:tcW w:w="915" w:type="dxa"/>
            <w:tcBorders>
              <w:top w:val="single" w:sz="4" w:space="0" w:color="CCCCCC"/>
              <w:left w:val="single" w:sz="4" w:space="0" w:color="CCCCCC"/>
              <w:bottom w:val="single" w:sz="4" w:space="0" w:color="CCCCCC"/>
              <w:right w:val="single" w:sz="4" w:space="0" w:color="CCCCCC"/>
            </w:tcBorders>
          </w:tcPr>
          <w:p w14:paraId="016FF10D"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E7F3047"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80%</w:t>
            </w:r>
          </w:p>
        </w:tc>
        <w:tc>
          <w:tcPr>
            <w:tcW w:w="176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06BE23F"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HILT Approvals without Edits</w:t>
            </w:r>
          </w:p>
        </w:tc>
        <w:tc>
          <w:tcPr>
            <w:tcW w:w="853" w:type="dxa"/>
            <w:tcBorders>
              <w:top w:val="single" w:sz="4" w:space="0" w:color="CCCCCC"/>
              <w:left w:val="single" w:sz="4" w:space="0" w:color="CCCCCC"/>
              <w:bottom w:val="single" w:sz="4" w:space="0" w:color="CCCCCC"/>
              <w:right w:val="single" w:sz="4" w:space="0" w:color="CCCCCC"/>
            </w:tcBorders>
          </w:tcPr>
          <w:p w14:paraId="35D350A5"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Quarterly</w:t>
            </w:r>
          </w:p>
        </w:tc>
        <w:tc>
          <w:tcPr>
            <w:tcW w:w="1714" w:type="dxa"/>
            <w:tcBorders>
              <w:top w:val="single" w:sz="4" w:space="0" w:color="CCCCCC"/>
              <w:left w:val="single" w:sz="4" w:space="0" w:color="CCCCCC"/>
              <w:bottom w:val="single" w:sz="4" w:space="0" w:color="CCCCCC"/>
              <w:right w:val="single" w:sz="4" w:space="0" w:color="CCCCCC"/>
            </w:tcBorders>
          </w:tcPr>
          <w:p w14:paraId="06C9A7E8" w14:textId="77777777" w:rsidR="006F109E" w:rsidRPr="00656AA4" w:rsidRDefault="006F109E" w:rsidP="00210E9D">
            <w:pPr>
              <w:rPr>
                <w:rFonts w:asciiTheme="minorHAnsi" w:hAnsiTheme="minorHAnsi" w:cstheme="minorHAnsi"/>
                <w:i/>
                <w:iCs/>
                <w:color w:val="666666"/>
              </w:rPr>
            </w:pPr>
            <w:r w:rsidRPr="00656AA4">
              <w:rPr>
                <w:rFonts w:asciiTheme="minorHAnsi" w:hAnsiTheme="minorHAnsi" w:cstheme="minorHAnsi"/>
                <w:i/>
                <w:iCs/>
                <w:color w:val="666666"/>
              </w:rPr>
              <w:t>Dr. Darwaish</w:t>
            </w:r>
          </w:p>
        </w:tc>
      </w:tr>
      <w:tr w:rsidR="006F109E" w:rsidRPr="00656AA4" w14:paraId="3DFD46D7" w14:textId="77777777" w:rsidTr="003B0081">
        <w:trPr>
          <w:trHeight w:val="485"/>
        </w:trPr>
        <w:tc>
          <w:tcPr>
            <w:tcW w:w="1253" w:type="dxa"/>
            <w:tcBorders>
              <w:top w:val="single" w:sz="4" w:space="0" w:color="CCCCCC"/>
              <w:left w:val="single" w:sz="4" w:space="0" w:color="CCCCCC"/>
              <w:bottom w:val="single" w:sz="4" w:space="0" w:color="CCCCCC"/>
              <w:right w:val="single" w:sz="4" w:space="0" w:color="CCCCCC"/>
            </w:tcBorders>
            <w:shd w:val="clear" w:color="auto" w:fill="E0F3E9"/>
          </w:tcPr>
          <w:p w14:paraId="53698CE4"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Quality</w:t>
            </w:r>
          </w:p>
        </w:tc>
        <w:tc>
          <w:tcPr>
            <w:tcW w:w="1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134EE9AA" w14:textId="77777777" w:rsidR="00DE1465" w:rsidRPr="00656AA4" w:rsidRDefault="00DE1465" w:rsidP="00DE1465">
            <w:pPr>
              <w:rPr>
                <w:rFonts w:asciiTheme="minorHAnsi" w:hAnsiTheme="minorHAnsi" w:cstheme="minorHAnsi"/>
                <w:i/>
                <w:iCs/>
                <w:color w:val="666666"/>
              </w:rPr>
            </w:pPr>
            <w:r w:rsidRPr="00656AA4">
              <w:rPr>
                <w:rFonts w:asciiTheme="minorHAnsi" w:hAnsiTheme="minorHAnsi" w:cstheme="minorHAnsi"/>
                <w:i/>
                <w:iCs/>
                <w:color w:val="666666"/>
              </w:rPr>
              <w:t>Conflict detection before drafting X% of detected conflicts flagged prior to ministerial review.</w:t>
            </w:r>
          </w:p>
          <w:p w14:paraId="5566CDBD" w14:textId="77777777" w:rsidR="006F109E" w:rsidRPr="00656AA4" w:rsidRDefault="006F109E" w:rsidP="00210E9D">
            <w:pPr>
              <w:rPr>
                <w:rFonts w:asciiTheme="minorHAnsi" w:hAnsiTheme="minorHAnsi" w:cstheme="minorHAnsi"/>
                <w:i/>
                <w:iCs/>
                <w:color w:val="666666"/>
              </w:rPr>
            </w:pPr>
          </w:p>
        </w:tc>
        <w:tc>
          <w:tcPr>
            <w:tcW w:w="915" w:type="dxa"/>
            <w:tcBorders>
              <w:top w:val="single" w:sz="4" w:space="0" w:color="CCCCCC"/>
              <w:left w:val="single" w:sz="4" w:space="0" w:color="CCCCCC"/>
              <w:bottom w:val="single" w:sz="4" w:space="0" w:color="CCCCCC"/>
              <w:right w:val="single" w:sz="4" w:space="0" w:color="CCCCCC"/>
            </w:tcBorders>
          </w:tcPr>
          <w:p w14:paraId="63EFA13A"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7B09188A"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≥85</w:t>
            </w:r>
          </w:p>
        </w:tc>
        <w:tc>
          <w:tcPr>
            <w:tcW w:w="176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26FF6A9C"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HILT Approvals</w:t>
            </w:r>
          </w:p>
        </w:tc>
        <w:tc>
          <w:tcPr>
            <w:tcW w:w="853" w:type="dxa"/>
            <w:tcBorders>
              <w:top w:val="single" w:sz="4" w:space="0" w:color="CCCCCC"/>
              <w:left w:val="single" w:sz="4" w:space="0" w:color="CCCCCC"/>
              <w:bottom w:val="single" w:sz="4" w:space="0" w:color="CCCCCC"/>
              <w:right w:val="single" w:sz="4" w:space="0" w:color="CCCCCC"/>
            </w:tcBorders>
          </w:tcPr>
          <w:p w14:paraId="2FA99B8B"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Quarterly</w:t>
            </w:r>
          </w:p>
        </w:tc>
        <w:tc>
          <w:tcPr>
            <w:tcW w:w="1714" w:type="dxa"/>
            <w:tcBorders>
              <w:top w:val="single" w:sz="4" w:space="0" w:color="CCCCCC"/>
              <w:left w:val="single" w:sz="4" w:space="0" w:color="CCCCCC"/>
              <w:bottom w:val="single" w:sz="4" w:space="0" w:color="CCCCCC"/>
              <w:right w:val="single" w:sz="4" w:space="0" w:color="CCCCCC"/>
            </w:tcBorders>
          </w:tcPr>
          <w:p w14:paraId="18C0F82B" w14:textId="77777777" w:rsidR="006F109E" w:rsidRPr="00656AA4" w:rsidRDefault="00DE1465" w:rsidP="00210E9D">
            <w:pPr>
              <w:rPr>
                <w:rFonts w:asciiTheme="minorHAnsi" w:hAnsiTheme="minorHAnsi" w:cstheme="minorHAnsi"/>
                <w:i/>
                <w:iCs/>
                <w:color w:val="666666"/>
              </w:rPr>
            </w:pPr>
            <w:r w:rsidRPr="00656AA4">
              <w:rPr>
                <w:rFonts w:asciiTheme="minorHAnsi" w:hAnsiTheme="minorHAnsi" w:cstheme="minorHAnsi"/>
                <w:i/>
                <w:iCs/>
                <w:color w:val="666666"/>
              </w:rPr>
              <w:t>Dr. Darwaish</w:t>
            </w:r>
          </w:p>
        </w:tc>
      </w:tr>
      <w:tr w:rsidR="003B0081" w:rsidRPr="00656AA4" w14:paraId="39B8FADE" w14:textId="77777777" w:rsidTr="003B0081">
        <w:trPr>
          <w:trHeight w:val="485"/>
        </w:trPr>
        <w:tc>
          <w:tcPr>
            <w:tcW w:w="1253" w:type="dxa"/>
            <w:tcBorders>
              <w:top w:val="single" w:sz="4" w:space="0" w:color="CCCCCC"/>
              <w:left w:val="single" w:sz="4" w:space="0" w:color="CCCCCC"/>
              <w:bottom w:val="single" w:sz="4" w:space="0" w:color="CCCCCC"/>
              <w:right w:val="single" w:sz="4" w:space="0" w:color="CCCCCC"/>
            </w:tcBorders>
            <w:shd w:val="clear" w:color="auto" w:fill="E0F3E9"/>
          </w:tcPr>
          <w:p w14:paraId="389368F1"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Quality</w:t>
            </w:r>
          </w:p>
        </w:tc>
        <w:tc>
          <w:tcPr>
            <w:tcW w:w="1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A2DC04B" w14:textId="77777777" w:rsidR="003B0081" w:rsidRPr="00656AA4" w:rsidRDefault="003B0081" w:rsidP="003B0081">
            <w:pPr>
              <w:rPr>
                <w:rFonts w:asciiTheme="minorHAnsi" w:hAnsiTheme="minorHAnsi" w:cstheme="minorHAnsi"/>
                <w:i/>
                <w:iCs/>
                <w:color w:val="666666"/>
              </w:rPr>
            </w:pPr>
            <w:r w:rsidRPr="00656AA4">
              <w:rPr>
                <w:rFonts w:asciiTheme="minorHAnsi" w:hAnsiTheme="minorHAnsi" w:cstheme="minorHAnsi"/>
                <w:i/>
                <w:iCs/>
                <w:color w:val="666666"/>
              </w:rPr>
              <w:t xml:space="preserve">Assumption documentation completeness. </w:t>
            </w:r>
          </w:p>
        </w:tc>
        <w:tc>
          <w:tcPr>
            <w:tcW w:w="915" w:type="dxa"/>
            <w:tcBorders>
              <w:top w:val="single" w:sz="4" w:space="0" w:color="CCCCCC"/>
              <w:left w:val="single" w:sz="4" w:space="0" w:color="CCCCCC"/>
              <w:bottom w:val="single" w:sz="4" w:space="0" w:color="CCCCCC"/>
              <w:right w:val="single" w:sz="4" w:space="0" w:color="CCCCCC"/>
            </w:tcBorders>
          </w:tcPr>
          <w:p w14:paraId="1836AF73"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4F59D15"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90%</w:t>
            </w:r>
          </w:p>
        </w:tc>
        <w:tc>
          <w:tcPr>
            <w:tcW w:w="176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5D97DAFC"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Most if not all policies include structured assumption logged in the registry.</w:t>
            </w:r>
          </w:p>
        </w:tc>
        <w:tc>
          <w:tcPr>
            <w:tcW w:w="853" w:type="dxa"/>
            <w:tcBorders>
              <w:top w:val="single" w:sz="4" w:space="0" w:color="CCCCCC"/>
              <w:left w:val="single" w:sz="4" w:space="0" w:color="CCCCCC"/>
              <w:bottom w:val="single" w:sz="4" w:space="0" w:color="CCCCCC"/>
              <w:right w:val="single" w:sz="4" w:space="0" w:color="CCCCCC"/>
            </w:tcBorders>
          </w:tcPr>
          <w:p w14:paraId="25B8E3C5"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Quarterly</w:t>
            </w:r>
          </w:p>
        </w:tc>
        <w:tc>
          <w:tcPr>
            <w:tcW w:w="1714" w:type="dxa"/>
            <w:tcBorders>
              <w:top w:val="single" w:sz="4" w:space="0" w:color="CCCCCC"/>
              <w:left w:val="single" w:sz="4" w:space="0" w:color="CCCCCC"/>
              <w:bottom w:val="single" w:sz="4" w:space="0" w:color="CCCCCC"/>
              <w:right w:val="single" w:sz="4" w:space="0" w:color="CCCCCC"/>
            </w:tcBorders>
          </w:tcPr>
          <w:p w14:paraId="4106B776"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Dr. Darwaish</w:t>
            </w:r>
          </w:p>
        </w:tc>
      </w:tr>
      <w:tr w:rsidR="003B0081" w:rsidRPr="00656AA4" w14:paraId="6DDF5C07" w14:textId="77777777" w:rsidTr="003B0081">
        <w:trPr>
          <w:trHeight w:val="485"/>
        </w:trPr>
        <w:tc>
          <w:tcPr>
            <w:tcW w:w="1253" w:type="dxa"/>
            <w:tcBorders>
              <w:top w:val="single" w:sz="4" w:space="0" w:color="CCCCCC"/>
              <w:left w:val="single" w:sz="4" w:space="0" w:color="CCCCCC"/>
              <w:bottom w:val="single" w:sz="4" w:space="0" w:color="CCCCCC"/>
              <w:right w:val="single" w:sz="4" w:space="0" w:color="CCCCCC"/>
            </w:tcBorders>
            <w:shd w:val="clear" w:color="auto" w:fill="E0F3E9"/>
          </w:tcPr>
          <w:p w14:paraId="087CD7B1"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Accuracy</w:t>
            </w:r>
          </w:p>
        </w:tc>
        <w:tc>
          <w:tcPr>
            <w:tcW w:w="1477"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386B47E4" w14:textId="77777777" w:rsidR="003B0081" w:rsidRPr="00656AA4" w:rsidRDefault="003B0081" w:rsidP="003B0081">
            <w:pPr>
              <w:rPr>
                <w:rFonts w:asciiTheme="minorHAnsi" w:hAnsiTheme="minorHAnsi" w:cstheme="minorHAnsi"/>
                <w:i/>
                <w:iCs/>
                <w:color w:val="666666"/>
              </w:rPr>
            </w:pPr>
            <w:r w:rsidRPr="00656AA4">
              <w:rPr>
                <w:rFonts w:asciiTheme="minorHAnsi" w:hAnsiTheme="minorHAnsi" w:cstheme="minorHAnsi"/>
                <w:i/>
                <w:iCs/>
                <w:color w:val="666666"/>
              </w:rPr>
              <w:t>Risk threshold alerts: Automated alerts generated for more than X% of policies exceeding fiscal/legal thresholds.</w:t>
            </w:r>
          </w:p>
          <w:p w14:paraId="06B1BE36" w14:textId="77777777" w:rsidR="003B0081" w:rsidRPr="00656AA4" w:rsidRDefault="003B0081" w:rsidP="003B0081">
            <w:pPr>
              <w:rPr>
                <w:rFonts w:asciiTheme="minorHAnsi" w:hAnsiTheme="minorHAnsi" w:cstheme="minorHAnsi"/>
                <w:i/>
                <w:iCs/>
                <w:color w:val="666666"/>
              </w:rPr>
            </w:pPr>
          </w:p>
        </w:tc>
        <w:tc>
          <w:tcPr>
            <w:tcW w:w="915" w:type="dxa"/>
            <w:tcBorders>
              <w:top w:val="single" w:sz="4" w:space="0" w:color="CCCCCC"/>
              <w:left w:val="single" w:sz="4" w:space="0" w:color="CCCCCC"/>
              <w:bottom w:val="single" w:sz="4" w:space="0" w:color="CCCCCC"/>
              <w:right w:val="single" w:sz="4" w:space="0" w:color="CCCCCC"/>
            </w:tcBorders>
          </w:tcPr>
          <w:p w14:paraId="6BDAE2EC"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0</w:t>
            </w:r>
          </w:p>
        </w:tc>
        <w:tc>
          <w:tcPr>
            <w:tcW w:w="140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4740789C"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&gt;90%</w:t>
            </w:r>
          </w:p>
        </w:tc>
        <w:tc>
          <w:tcPr>
            <w:tcW w:w="176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tcPr>
          <w:p w14:paraId="0F5FE2B3"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 of Alerts per Policy</w:t>
            </w:r>
          </w:p>
        </w:tc>
        <w:tc>
          <w:tcPr>
            <w:tcW w:w="853" w:type="dxa"/>
            <w:tcBorders>
              <w:top w:val="single" w:sz="4" w:space="0" w:color="CCCCCC"/>
              <w:left w:val="single" w:sz="4" w:space="0" w:color="CCCCCC"/>
              <w:bottom w:val="single" w:sz="4" w:space="0" w:color="CCCCCC"/>
              <w:right w:val="single" w:sz="4" w:space="0" w:color="CCCCCC"/>
            </w:tcBorders>
          </w:tcPr>
          <w:p w14:paraId="6C88A153"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Quarterly</w:t>
            </w:r>
          </w:p>
        </w:tc>
        <w:tc>
          <w:tcPr>
            <w:tcW w:w="1714" w:type="dxa"/>
            <w:tcBorders>
              <w:top w:val="single" w:sz="4" w:space="0" w:color="CCCCCC"/>
              <w:left w:val="single" w:sz="4" w:space="0" w:color="CCCCCC"/>
              <w:bottom w:val="single" w:sz="4" w:space="0" w:color="CCCCCC"/>
              <w:right w:val="single" w:sz="4" w:space="0" w:color="CCCCCC"/>
            </w:tcBorders>
          </w:tcPr>
          <w:p w14:paraId="50A1E51D" w14:textId="77777777" w:rsidR="003B0081" w:rsidRPr="00656AA4" w:rsidRDefault="003B0081" w:rsidP="00210E9D">
            <w:pPr>
              <w:rPr>
                <w:rFonts w:asciiTheme="minorHAnsi" w:hAnsiTheme="minorHAnsi" w:cstheme="minorHAnsi"/>
                <w:i/>
                <w:iCs/>
                <w:color w:val="666666"/>
              </w:rPr>
            </w:pPr>
            <w:r w:rsidRPr="00656AA4">
              <w:rPr>
                <w:rFonts w:asciiTheme="minorHAnsi" w:hAnsiTheme="minorHAnsi" w:cstheme="minorHAnsi"/>
                <w:i/>
                <w:iCs/>
                <w:color w:val="666666"/>
              </w:rPr>
              <w:t>Dr. Darwaish</w:t>
            </w:r>
          </w:p>
        </w:tc>
      </w:tr>
    </w:tbl>
    <w:p w14:paraId="2CDA7839" w14:textId="77777777" w:rsidR="00451670" w:rsidRPr="00656AA4" w:rsidRDefault="00451670" w:rsidP="00451670">
      <w:pPr>
        <w:spacing w:before="60" w:after="60"/>
        <w:rPr>
          <w:rFonts w:asciiTheme="minorHAnsi" w:hAnsiTheme="minorHAnsi" w:cstheme="minorHAnsi"/>
          <w:i/>
          <w:iCs/>
          <w:color w:val="64748B"/>
          <w:lang w:val="en-GB"/>
        </w:rPr>
      </w:pPr>
    </w:p>
    <w:p w14:paraId="5442E9F7" w14:textId="77777777" w:rsidR="003B0081" w:rsidRPr="00656AA4" w:rsidRDefault="003B0081" w:rsidP="003B0081">
      <w:pPr>
        <w:ind w:firstLine="360"/>
        <w:rPr>
          <w:rFonts w:asciiTheme="minorHAnsi" w:hAnsiTheme="minorHAnsi" w:cstheme="minorHAnsi"/>
          <w:b/>
          <w:bCs/>
          <w:sz w:val="22"/>
          <w:szCs w:val="22"/>
        </w:rPr>
      </w:pPr>
      <w:bookmarkStart w:id="24" w:name="_Commercialization_business_case"/>
      <w:bookmarkEnd w:id="24"/>
      <w:r w:rsidRPr="00656AA4">
        <w:rPr>
          <w:rFonts w:asciiTheme="minorHAnsi" w:hAnsiTheme="minorHAnsi" w:cstheme="minorHAnsi"/>
          <w:b/>
          <w:bCs/>
          <w:sz w:val="22"/>
          <w:szCs w:val="22"/>
        </w:rPr>
        <w:t>Lagging Indicators (Real Impact) – Happens over time</w:t>
      </w:r>
    </w:p>
    <w:p w14:paraId="2616789B"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Reduction in policy reversals</w:t>
      </w:r>
    </w:p>
    <w:p w14:paraId="471D9DE9"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 xml:space="preserve">Reduction in fiscal overruns; in budget deviations linked to policy implementation. </w:t>
      </w:r>
    </w:p>
    <w:p w14:paraId="563FD80C"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Improved KPI attainment, within the targeted time-frame</w:t>
      </w:r>
    </w:p>
    <w:p w14:paraId="6A502D7B"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Faster reform cycles</w:t>
      </w:r>
    </w:p>
    <w:p w14:paraId="20EDC1D2" w14:textId="77777777" w:rsidR="003B0081" w:rsidRPr="00656AA4" w:rsidRDefault="003B0081" w:rsidP="003B0081">
      <w:pPr>
        <w:ind w:left="720"/>
        <w:rPr>
          <w:rFonts w:asciiTheme="minorHAnsi" w:hAnsiTheme="minorHAnsi" w:cstheme="minorHAnsi"/>
          <w:b/>
          <w:bCs/>
          <w:sz w:val="22"/>
          <w:szCs w:val="22"/>
        </w:rPr>
      </w:pPr>
      <w:r w:rsidRPr="00656AA4">
        <w:rPr>
          <w:rFonts w:asciiTheme="minorHAnsi" w:hAnsiTheme="minorHAnsi" w:cstheme="minorHAnsi"/>
          <w:b/>
          <w:bCs/>
          <w:sz w:val="22"/>
          <w:szCs w:val="22"/>
        </w:rPr>
        <w:t>Business Value Dimensions:</w:t>
      </w:r>
    </w:p>
    <w:p w14:paraId="5C314B9C"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Policy Quality Improvement: Fewer contradictions, higher evidence standards, improved independent review scores.</w:t>
      </w:r>
    </w:p>
    <w:p w14:paraId="6A2E93F5"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Risk Reduction: Early identification of unintended consequences, fewer regulatory escalations post-launch.</w:t>
      </w:r>
    </w:p>
    <w:p w14:paraId="17EF1A9D"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Policy Effectiveness: Higher rate of KPI achievement, faster measurable impact, improved implementation success.</w:t>
      </w:r>
    </w:p>
    <w:p w14:paraId="4ADCAF22" w14:textId="77777777" w:rsidR="003B0081" w:rsidRPr="00656AA4" w:rsidRDefault="003B0081" w:rsidP="003B0081">
      <w:pPr>
        <w:ind w:left="720"/>
        <w:rPr>
          <w:rFonts w:asciiTheme="minorHAnsi" w:hAnsiTheme="minorHAnsi" w:cstheme="minorHAnsi"/>
          <w:b/>
          <w:bCs/>
          <w:sz w:val="22"/>
          <w:szCs w:val="22"/>
        </w:rPr>
      </w:pPr>
      <w:r w:rsidRPr="00656AA4">
        <w:rPr>
          <w:rFonts w:asciiTheme="minorHAnsi" w:hAnsiTheme="minorHAnsi" w:cstheme="minorHAnsi"/>
          <w:b/>
          <w:bCs/>
          <w:sz w:val="22"/>
          <w:szCs w:val="22"/>
        </w:rPr>
        <w:lastRenderedPageBreak/>
        <w:t xml:space="preserve">Measurement &amp; Accountability: </w:t>
      </w:r>
    </w:p>
    <w:p w14:paraId="0F378ABD"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Metrics will be tracked via system analytics (simulation logs, conflict detection reports, risk scoring dashboards).</w:t>
      </w:r>
    </w:p>
    <w:p w14:paraId="60D230E7" w14:textId="77777777" w:rsidR="003B008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Fiscal and KPI outcomes will be validated against Ministry of Finance data and Vision 2030 dashboards.</w:t>
      </w:r>
    </w:p>
    <w:p w14:paraId="7AAAE941" w14:textId="77777777" w:rsidR="005F0AA1" w:rsidRPr="00656AA4" w:rsidRDefault="003B0081">
      <w:pPr>
        <w:numPr>
          <w:ilvl w:val="0"/>
          <w:numId w:val="6"/>
        </w:numPr>
        <w:spacing w:after="200" w:line="276" w:lineRule="auto"/>
        <w:rPr>
          <w:rFonts w:asciiTheme="minorHAnsi" w:hAnsiTheme="minorHAnsi" w:cstheme="minorHAnsi"/>
          <w:sz w:val="22"/>
          <w:szCs w:val="22"/>
        </w:rPr>
      </w:pPr>
      <w:r w:rsidRPr="00656AA4">
        <w:rPr>
          <w:rFonts w:asciiTheme="minorHAnsi" w:hAnsiTheme="minorHAnsi" w:cstheme="minorHAnsi"/>
          <w:sz w:val="22"/>
          <w:szCs w:val="22"/>
        </w:rPr>
        <w:t>There should be an independent audit to assess policy quality and benchmarking accuracy annually.</w:t>
      </w:r>
    </w:p>
    <w:p w14:paraId="09C34C91" w14:textId="77777777" w:rsidR="00011E8F" w:rsidRPr="00656AA4" w:rsidRDefault="00B73607">
      <w:pPr>
        <w:pStyle w:val="Heading1"/>
        <w:rPr>
          <w:rFonts w:asciiTheme="minorHAnsi" w:hAnsiTheme="minorHAnsi" w:cstheme="minorHAnsi"/>
        </w:rPr>
      </w:pPr>
      <w:bookmarkStart w:id="25" w:name="_Toc226888205"/>
      <w:r w:rsidRPr="00656AA4">
        <w:rPr>
          <w:rFonts w:asciiTheme="minorHAnsi" w:hAnsiTheme="minorHAnsi" w:cstheme="minorHAnsi"/>
          <w:sz w:val="28"/>
          <w:szCs w:val="28"/>
        </w:rPr>
        <w:t>5. Vision and Objectives</w:t>
      </w:r>
      <w:bookmarkEnd w:id="25"/>
    </w:p>
    <w:p w14:paraId="245D0429" w14:textId="77777777" w:rsidR="006E04D2" w:rsidRPr="00656AA4" w:rsidRDefault="00000000">
      <w:pPr>
        <w:spacing w:after="160"/>
        <w:rPr>
          <w:rFonts w:asciiTheme="minorHAnsi" w:hAnsiTheme="minorHAnsi" w:cstheme="minorHAnsi"/>
          <w:sz w:val="22"/>
          <w:szCs w:val="22"/>
        </w:rPr>
      </w:pPr>
      <w:r w:rsidRPr="00656AA4">
        <w:rPr>
          <w:rFonts w:asciiTheme="minorHAnsi" w:hAnsiTheme="minorHAnsi" w:cstheme="minorHAnsi"/>
          <w:sz w:val="22"/>
          <w:szCs w:val="22"/>
        </w:rPr>
        <w:t>Vision: To transform MOMAH’s policy lifecycle from a fragmented, document-centric, and reactive process into a unified, AI-augmented, predictive, and evidence-based decision-intelligence capability — ensuring every housing and municipal policy is measurably aligned with Vision 2030, fiscally responsible, and stress-tested against global and local volatilities before enactment.</w:t>
      </w:r>
    </w:p>
    <w:p w14:paraId="1F755630" w14:textId="77777777" w:rsidR="006E04D2" w:rsidRPr="00656AA4" w:rsidRDefault="00000000">
      <w:pPr>
        <w:spacing w:before="160" w:after="80"/>
        <w:rPr>
          <w:rFonts w:asciiTheme="minorHAnsi" w:hAnsiTheme="minorHAnsi" w:cstheme="minorHAnsi"/>
          <w:sz w:val="22"/>
          <w:szCs w:val="22"/>
        </w:rPr>
      </w:pPr>
      <w:r w:rsidRPr="00656AA4">
        <w:rPr>
          <w:rFonts w:asciiTheme="minorHAnsi" w:hAnsiTheme="minorHAnsi" w:cstheme="minorHAnsi"/>
          <w:b/>
          <w:bCs/>
          <w:sz w:val="22"/>
          <w:szCs w:val="22"/>
        </w:rPr>
        <w:t>Objectives:</w:t>
      </w:r>
    </w:p>
    <w:p w14:paraId="7378393D" w14:textId="58BD93CF"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Establish a canonical, version-controlled Policy Registry that serves as the single source of truth for all MOMAH policies, with full metadata, legal references, and sectoral linkages.</w:t>
      </w:r>
      <w:r w:rsidR="00656AA4">
        <w:rPr>
          <w:rFonts w:asciiTheme="minorHAnsi" w:hAnsiTheme="minorHAnsi" w:cstheme="minorHAnsi"/>
          <w:sz w:val="22"/>
          <w:szCs w:val="22"/>
        </w:rPr>
        <w:br/>
      </w:r>
    </w:p>
    <w:p w14:paraId="6638D623" w14:textId="7BDC3EC4"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Reduce the average policy development cycle from 6–12 months to under 6 months by automating drafting, conflict detection, and impact analysis.</w:t>
      </w:r>
      <w:r w:rsidR="00656AA4">
        <w:rPr>
          <w:rFonts w:asciiTheme="minorHAnsi" w:hAnsiTheme="minorHAnsi" w:cstheme="minorHAnsi"/>
          <w:sz w:val="22"/>
          <w:szCs w:val="22"/>
        </w:rPr>
        <w:br/>
      </w:r>
    </w:p>
    <w:p w14:paraId="2D7BFC05" w14:textId="4B60EBD9"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Embed predictive and simulation-driven decision-making so every policy is tested for fiscal, social, and market impact across multiple scenarios prior to enactment.</w:t>
      </w:r>
      <w:r w:rsidR="00656AA4">
        <w:rPr>
          <w:rFonts w:asciiTheme="minorHAnsi" w:hAnsiTheme="minorHAnsi" w:cstheme="minorHAnsi"/>
          <w:sz w:val="22"/>
          <w:szCs w:val="22"/>
        </w:rPr>
        <w:br/>
      </w:r>
    </w:p>
    <w:p w14:paraId="08801699" w14:textId="6044CD68"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Institutionalize Vision 2030 alignment by scoring each policy against national KPIs — in particular the 70% homeownership target, Quality of Life, and fiscal sustainability.</w:t>
      </w:r>
      <w:r w:rsidR="00656AA4">
        <w:rPr>
          <w:rFonts w:asciiTheme="minorHAnsi" w:hAnsiTheme="minorHAnsi" w:cstheme="minorHAnsi"/>
          <w:sz w:val="22"/>
          <w:szCs w:val="22"/>
        </w:rPr>
        <w:br/>
      </w:r>
    </w:p>
    <w:p w14:paraId="34EFA9B3" w14:textId="4A88E5FF"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Eliminate policy silos through cross-sector conflict detection and ripple-effect mapping across housing, municipal, fiscal, environmental, and smart-city domains.</w:t>
      </w:r>
      <w:r w:rsidR="00656AA4">
        <w:rPr>
          <w:rFonts w:asciiTheme="minorHAnsi" w:hAnsiTheme="minorHAnsi" w:cstheme="minorHAnsi"/>
          <w:sz w:val="22"/>
          <w:szCs w:val="22"/>
        </w:rPr>
        <w:br/>
      </w:r>
    </w:p>
    <w:p w14:paraId="694E01C1" w14:textId="00EC51F7"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Build an Institutional Memory Vault that captures every policy iteration, assumption, decision, and outcome — enabling continuous learning and auditable governance.</w:t>
      </w:r>
      <w:r w:rsidR="00656AA4">
        <w:rPr>
          <w:rFonts w:asciiTheme="minorHAnsi" w:hAnsiTheme="minorHAnsi" w:cstheme="minorHAnsi"/>
          <w:sz w:val="22"/>
          <w:szCs w:val="22"/>
        </w:rPr>
        <w:br/>
      </w:r>
    </w:p>
    <w:p w14:paraId="70A63F1F" w14:textId="05111A8B"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Enforce human-in-the-loop governance with tiered escalation (Analyst → Director → Minister) so no AI recommendation reaches enactment without expert validation.</w:t>
      </w:r>
      <w:r w:rsidR="00656AA4">
        <w:rPr>
          <w:rFonts w:asciiTheme="minorHAnsi" w:hAnsiTheme="minorHAnsi" w:cstheme="minorHAnsi"/>
          <w:sz w:val="22"/>
          <w:szCs w:val="22"/>
        </w:rPr>
        <w:br/>
      </w:r>
    </w:p>
    <w:p w14:paraId="34D08BB0" w14:textId="7C34079B"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Achieve full compliance with Saudi PDPL, NCA Essential Cybersecurity Controls, and SDAIA AI Ethics Guidelines, with all AI inference and data storage remaining inside the Kingdom.</w:t>
      </w:r>
      <w:r w:rsidR="00656AA4">
        <w:rPr>
          <w:rFonts w:asciiTheme="minorHAnsi" w:hAnsiTheme="minorHAnsi" w:cstheme="minorHAnsi"/>
          <w:sz w:val="22"/>
          <w:szCs w:val="22"/>
        </w:rPr>
        <w:br/>
      </w:r>
    </w:p>
    <w:p w14:paraId="3F8BA97E" w14:textId="7314CB16"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Deliver role-based tools for every user persona — from the Minister’s Executive Intelligence Cockpit to the Policy Analyst’s drafting sandbox — grounded in explainable AI (XAI).</w:t>
      </w:r>
      <w:r w:rsidR="00656AA4">
        <w:rPr>
          <w:rFonts w:asciiTheme="minorHAnsi" w:hAnsiTheme="minorHAnsi" w:cstheme="minorHAnsi"/>
          <w:sz w:val="22"/>
          <w:szCs w:val="22"/>
        </w:rPr>
        <w:br/>
      </w:r>
    </w:p>
    <w:p w14:paraId="6BF21658" w14:textId="77777777" w:rsidR="00D54EB1" w:rsidRPr="00656AA4" w:rsidRDefault="007479E4">
      <w:pPr>
        <w:pStyle w:val="ListParagraph"/>
        <w:numPr>
          <w:ilvl w:val="0"/>
          <w:numId w:val="1"/>
        </w:numPr>
        <w:rPr>
          <w:rFonts w:asciiTheme="minorHAnsi" w:hAnsiTheme="minorHAnsi" w:cstheme="minorHAnsi"/>
          <w:sz w:val="22"/>
          <w:szCs w:val="22"/>
        </w:rPr>
      </w:pPr>
      <w:r w:rsidRPr="00656AA4">
        <w:rPr>
          <w:rFonts w:asciiTheme="minorHAnsi" w:hAnsiTheme="minorHAnsi" w:cstheme="minorHAnsi"/>
          <w:sz w:val="22"/>
          <w:szCs w:val="22"/>
        </w:rPr>
        <w:t>Operationalize benchmarking against peer countries (e.g., Singapore, Norway) and global standards so MOMAH policies remain internationally competitive.</w:t>
      </w:r>
    </w:p>
    <w:p w14:paraId="41502A6D" w14:textId="77777777" w:rsidR="00C226A2" w:rsidRPr="00656AA4" w:rsidRDefault="00B73607" w:rsidP="00C226A2">
      <w:pPr>
        <w:pStyle w:val="Heading1"/>
        <w:rPr>
          <w:rFonts w:asciiTheme="minorHAnsi" w:hAnsiTheme="minorHAnsi" w:cstheme="minorHAnsi"/>
          <w:sz w:val="28"/>
          <w:szCs w:val="28"/>
        </w:rPr>
      </w:pPr>
      <w:bookmarkStart w:id="26" w:name="_Toc226888206"/>
      <w:r w:rsidRPr="00656AA4">
        <w:rPr>
          <w:rFonts w:asciiTheme="minorHAnsi" w:hAnsiTheme="minorHAnsi" w:cstheme="minorHAnsi"/>
          <w:sz w:val="28"/>
          <w:szCs w:val="28"/>
        </w:rPr>
        <w:t>6. Scope</w:t>
      </w:r>
      <w:bookmarkEnd w:id="26"/>
    </w:p>
    <w:p w14:paraId="3B786633" w14:textId="77777777" w:rsidR="00C226A2" w:rsidRPr="00656AA4" w:rsidRDefault="00175BDF" w:rsidP="00C226A2">
      <w:pPr>
        <w:pStyle w:val="Heading2"/>
        <w:rPr>
          <w:rFonts w:asciiTheme="minorHAnsi" w:hAnsiTheme="minorHAnsi" w:cstheme="minorHAnsi"/>
        </w:rPr>
      </w:pPr>
      <w:bookmarkStart w:id="27" w:name="_Toc226888207"/>
      <w:r w:rsidRPr="00656AA4">
        <w:rPr>
          <w:rFonts w:asciiTheme="minorHAnsi" w:hAnsiTheme="minorHAnsi" w:cstheme="minorHAnsi"/>
          <w:sz w:val="24"/>
          <w:szCs w:val="24"/>
        </w:rPr>
        <w:lastRenderedPageBreak/>
        <w:t>6.1 In Scope</w:t>
      </w:r>
      <w:bookmarkEnd w:id="27"/>
    </w:p>
    <w:p w14:paraId="14F57AC3" w14:textId="77777777" w:rsidR="00FE39D0" w:rsidRPr="00656AA4" w:rsidRDefault="00FE39D0" w:rsidP="00FE39D0">
      <w:pPr>
        <w:pBdr>
          <w:top w:val="nil"/>
          <w:left w:val="nil"/>
          <w:bottom w:val="nil"/>
          <w:right w:val="nil"/>
          <w:between w:val="nil"/>
        </w:pBdr>
        <w:ind w:left="360"/>
        <w:rPr>
          <w:rFonts w:asciiTheme="minorHAnsi" w:eastAsia="Times New Roman" w:hAnsiTheme="minorHAnsi" w:cstheme="minorHAnsi"/>
          <w:b/>
          <w:bCs/>
          <w:color w:val="000000"/>
          <w:sz w:val="24"/>
          <w:szCs w:val="24"/>
        </w:rPr>
      </w:pPr>
      <w:r w:rsidRPr="00656AA4">
        <w:rPr>
          <w:rFonts w:asciiTheme="minorHAnsi" w:eastAsia="Times New Roman" w:hAnsiTheme="minorHAnsi" w:cstheme="minorHAnsi"/>
          <w:color w:val="000000"/>
          <w:sz w:val="24"/>
          <w:szCs w:val="24"/>
        </w:rPr>
        <w:t>The Policy AI Lab will deliver capabilities in three phased modules, each building on the previous. The system will include:</w:t>
      </w:r>
      <w:r w:rsidRPr="00656AA4">
        <w:rPr>
          <w:rFonts w:asciiTheme="minorHAnsi" w:eastAsia="Times New Roman" w:hAnsiTheme="minorHAnsi" w:cstheme="minorHAnsi"/>
          <w:b/>
          <w:bCs/>
          <w:color w:val="000000"/>
          <w:sz w:val="24"/>
          <w:szCs w:val="24"/>
        </w:rPr>
        <w:br/>
      </w:r>
      <w:r w:rsidRPr="00656AA4">
        <w:rPr>
          <w:rFonts w:asciiTheme="minorHAnsi" w:eastAsia="Times New Roman" w:hAnsiTheme="minorHAnsi" w:cstheme="minorHAnsi"/>
          <w:b/>
          <w:bCs/>
          <w:color w:val="000000"/>
          <w:sz w:val="24"/>
          <w:szCs w:val="24"/>
        </w:rPr>
        <w:br/>
        <w:t>Policy Registry &amp; Drafting</w:t>
      </w:r>
    </w:p>
    <w:p w14:paraId="28734237" w14:textId="77777777" w:rsidR="00FE39D0" w:rsidRPr="00656AA4" w:rsidRDefault="00FE39D0">
      <w:pPr>
        <w:pStyle w:val="ListParagraph"/>
        <w:numPr>
          <w:ilvl w:val="0"/>
          <w:numId w:val="9"/>
        </w:numPr>
        <w:pBdr>
          <w:top w:val="nil"/>
          <w:left w:val="nil"/>
          <w:bottom w:val="nil"/>
          <w:right w:val="nil"/>
          <w:between w:val="nil"/>
        </w:pBdr>
        <w:spacing w:after="200"/>
        <w:contextualSpacing/>
        <w:rPr>
          <w:rFonts w:asciiTheme="minorHAnsi" w:eastAsia="Times New Roman" w:hAnsiTheme="minorHAnsi" w:cstheme="minorHAnsi"/>
          <w:color w:val="000000"/>
          <w:sz w:val="24"/>
          <w:szCs w:val="24"/>
        </w:rPr>
      </w:pPr>
      <w:r w:rsidRPr="00656AA4">
        <w:rPr>
          <w:rFonts w:asciiTheme="minorHAnsi" w:eastAsia="Times New Roman" w:hAnsiTheme="minorHAnsi" w:cstheme="minorHAnsi"/>
          <w:color w:val="000000"/>
          <w:sz w:val="24"/>
          <w:szCs w:val="24"/>
        </w:rPr>
        <w:t>Integrated &amp; Unified Policy Registry &amp; Versioning: Canonical repository with metadata (title, objectives, sectors, legal basis, KPIs, effective date).</w:t>
      </w:r>
      <w:r w:rsidRPr="00656AA4">
        <w:rPr>
          <w:rFonts w:asciiTheme="minorHAnsi" w:eastAsia="Times New Roman" w:hAnsiTheme="minorHAnsi" w:cstheme="minorHAnsi"/>
          <w:color w:val="000000"/>
          <w:sz w:val="24"/>
          <w:szCs w:val="24"/>
        </w:rPr>
        <w:br/>
      </w:r>
    </w:p>
    <w:p w14:paraId="68BFF45F" w14:textId="77777777" w:rsidR="00FE39D0" w:rsidRPr="00656AA4" w:rsidRDefault="00FE39D0">
      <w:pPr>
        <w:pStyle w:val="ListParagraph"/>
        <w:numPr>
          <w:ilvl w:val="0"/>
          <w:numId w:val="9"/>
        </w:numPr>
        <w:pBdr>
          <w:top w:val="nil"/>
          <w:left w:val="nil"/>
          <w:bottom w:val="nil"/>
          <w:right w:val="nil"/>
          <w:between w:val="nil"/>
        </w:pBdr>
        <w:spacing w:after="200"/>
        <w:contextualSpacing/>
        <w:rPr>
          <w:rFonts w:asciiTheme="minorHAnsi" w:eastAsia="Times New Roman" w:hAnsiTheme="minorHAnsi" w:cstheme="minorHAnsi"/>
          <w:color w:val="000000"/>
          <w:sz w:val="24"/>
          <w:szCs w:val="24"/>
        </w:rPr>
      </w:pPr>
      <w:r w:rsidRPr="00656AA4">
        <w:rPr>
          <w:rFonts w:asciiTheme="minorHAnsi" w:eastAsia="Times New Roman" w:hAnsiTheme="minorHAnsi" w:cstheme="minorHAnsi"/>
          <w:sz w:val="24"/>
          <w:szCs w:val="24"/>
        </w:rPr>
        <w:t xml:space="preserve">Policy Project Concept Builder including </w:t>
      </w:r>
    </w:p>
    <w:p w14:paraId="270EC9CA" w14:textId="77777777" w:rsidR="00FE39D0" w:rsidRPr="00656AA4" w:rsidRDefault="00FE39D0">
      <w:pPr>
        <w:pStyle w:val="Heading2"/>
        <w:numPr>
          <w:ilvl w:val="1"/>
          <w:numId w:val="7"/>
        </w:numPr>
        <w:tabs>
          <w:tab w:val="num" w:pos="360"/>
        </w:tabs>
        <w:ind w:left="0" w:firstLine="0"/>
        <w:rPr>
          <w:rFonts w:asciiTheme="minorHAnsi" w:eastAsia="Times New Roman" w:hAnsiTheme="minorHAnsi" w:cstheme="minorHAnsi"/>
          <w:b w:val="0"/>
          <w:bCs w:val="0"/>
          <w:i/>
          <w:iCs/>
          <w:sz w:val="24"/>
          <w:szCs w:val="24"/>
        </w:rPr>
      </w:pPr>
      <w:r w:rsidRPr="00656AA4">
        <w:rPr>
          <w:rFonts w:asciiTheme="minorHAnsi" w:eastAsia="Times New Roman" w:hAnsiTheme="minorHAnsi" w:cstheme="minorHAnsi"/>
          <w:b w:val="0"/>
          <w:bCs w:val="0"/>
          <w:sz w:val="24"/>
          <w:szCs w:val="24"/>
        </w:rPr>
        <w:t>Validation of alignment with sector strategies and higher-level national strategies.</w:t>
      </w:r>
    </w:p>
    <w:p w14:paraId="7D6005B9"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Automatically generate policy memoranda including Legal basis, Justification and objectives, Key provisions, Financial, economic, and social impact summaries, and risk considerations</w:t>
      </w:r>
      <w:r w:rsidRPr="00656AA4">
        <w:rPr>
          <w:rFonts w:asciiTheme="minorHAnsi" w:eastAsia="Times New Roman" w:hAnsiTheme="minorHAnsi" w:cstheme="minorHAnsi"/>
          <w:color w:val="000000"/>
          <w:sz w:val="24"/>
          <w:szCs w:val="24"/>
        </w:rPr>
        <w:br/>
      </w:r>
    </w:p>
    <w:p w14:paraId="67C88503" w14:textId="77777777" w:rsidR="00FE39D0" w:rsidRPr="00656AA4" w:rsidRDefault="00FE39D0">
      <w:pPr>
        <w:numPr>
          <w:ilvl w:val="1"/>
          <w:numId w:val="8"/>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Propose recommended policy draft</w:t>
      </w:r>
    </w:p>
    <w:p w14:paraId="12A3B935" w14:textId="77777777" w:rsidR="00FE39D0" w:rsidRPr="00656AA4" w:rsidRDefault="00FE39D0">
      <w:pPr>
        <w:numPr>
          <w:ilvl w:val="0"/>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Amendments to existing policy with structured justification and traceability to source changes.</w:t>
      </w:r>
    </w:p>
    <w:p w14:paraId="2E04D60F" w14:textId="77777777" w:rsidR="00FE39D0" w:rsidRPr="00656AA4" w:rsidRDefault="00FE39D0">
      <w:pPr>
        <w:pStyle w:val="Bullet2"/>
        <w:numPr>
          <w:ilvl w:val="0"/>
          <w:numId w:val="7"/>
        </w:numPr>
        <w:rPr>
          <w:rFonts w:asciiTheme="minorHAnsi" w:hAnsiTheme="minorHAnsi" w:cstheme="minorHAnsi"/>
          <w:sz w:val="24"/>
          <w:szCs w:val="24"/>
          <w:lang w:val="en-US"/>
        </w:rPr>
      </w:pPr>
      <w:r w:rsidRPr="00656AA4">
        <w:rPr>
          <w:rFonts w:asciiTheme="minorHAnsi" w:hAnsiTheme="minorHAnsi" w:cstheme="minorHAnsi"/>
          <w:sz w:val="24"/>
          <w:szCs w:val="24"/>
          <w:lang w:val="en-US"/>
        </w:rPr>
        <w:t>Institutional Memory: Storing policy iterations with full explainability of why specific levers were chosen.</w:t>
      </w:r>
    </w:p>
    <w:p w14:paraId="0A94D2F2" w14:textId="77777777" w:rsidR="00FE39D0" w:rsidRPr="00656AA4" w:rsidRDefault="00FE39D0" w:rsidP="00FE39D0">
      <w:pPr>
        <w:pStyle w:val="Heading2"/>
        <w:ind w:firstLine="360"/>
        <w:rPr>
          <w:rFonts w:asciiTheme="minorHAnsi" w:eastAsia="Times New Roman" w:hAnsiTheme="minorHAnsi" w:cstheme="minorHAnsi"/>
          <w:b w:val="0"/>
          <w:bCs w:val="0"/>
          <w:i/>
          <w:iCs/>
          <w:sz w:val="24"/>
          <w:szCs w:val="24"/>
        </w:rPr>
      </w:pPr>
      <w:r w:rsidRPr="00656AA4">
        <w:rPr>
          <w:rFonts w:asciiTheme="minorHAnsi" w:eastAsia="Times New Roman" w:hAnsiTheme="minorHAnsi" w:cstheme="minorHAnsi"/>
          <w:sz w:val="24"/>
          <w:szCs w:val="24"/>
        </w:rPr>
        <w:t>Benchmarking &amp; Conflict Detection</w:t>
      </w:r>
      <w:ins w:id="28" w:author="Dr Ahmed Al-Darwish" w:date="2026-03-04T14:29:00Z">
        <w:r w:rsidRPr="00656AA4">
          <w:rPr>
            <w:rFonts w:asciiTheme="minorHAnsi" w:eastAsia="Times New Roman" w:hAnsiTheme="minorHAnsi" w:cstheme="minorHAnsi"/>
            <w:b w:val="0"/>
            <w:bCs w:val="0"/>
            <w:sz w:val="24"/>
            <w:szCs w:val="24"/>
          </w:rPr>
          <w:t xml:space="preserve"> </w:t>
        </w:r>
      </w:ins>
    </w:p>
    <w:p w14:paraId="0A6D4B0F" w14:textId="77777777" w:rsidR="00FE39D0" w:rsidRPr="00656AA4" w:rsidRDefault="00FE39D0">
      <w:pPr>
        <w:pStyle w:val="Heading2"/>
        <w:numPr>
          <w:ilvl w:val="0"/>
          <w:numId w:val="8"/>
        </w:numPr>
        <w:tabs>
          <w:tab w:val="num" w:pos="360"/>
        </w:tabs>
        <w:ind w:left="0" w:firstLine="0"/>
        <w:rPr>
          <w:rFonts w:asciiTheme="minorHAnsi" w:eastAsia="Times New Roman" w:hAnsiTheme="minorHAnsi" w:cstheme="minorHAnsi"/>
          <w:b w:val="0"/>
          <w:bCs w:val="0"/>
          <w:i/>
          <w:iCs/>
          <w:sz w:val="24"/>
          <w:szCs w:val="24"/>
        </w:rPr>
      </w:pPr>
      <w:r w:rsidRPr="00656AA4">
        <w:rPr>
          <w:rFonts w:asciiTheme="minorHAnsi" w:eastAsia="Times New Roman" w:hAnsiTheme="minorHAnsi" w:cstheme="minorHAnsi"/>
          <w:b w:val="0"/>
          <w:bCs w:val="0"/>
          <w:sz w:val="24"/>
          <w:szCs w:val="24"/>
        </w:rPr>
        <w:t>Policy Benchmarking &amp; Comparative Analysis</w:t>
      </w:r>
    </w:p>
    <w:p w14:paraId="1DE53A52" w14:textId="77777777" w:rsidR="00FE39D0" w:rsidRPr="00656AA4" w:rsidRDefault="00FE39D0">
      <w:pPr>
        <w:pStyle w:val="ListParagraph"/>
        <w:numPr>
          <w:ilvl w:val="1"/>
          <w:numId w:val="7"/>
        </w:numPr>
        <w:spacing w:after="200" w:line="276" w:lineRule="auto"/>
        <w:contextualSpacing/>
        <w:rPr>
          <w:rFonts w:asciiTheme="minorHAnsi" w:eastAsia="Times New Roman" w:hAnsiTheme="minorHAnsi" w:cstheme="minorHAnsi"/>
          <w:color w:val="000000"/>
          <w:sz w:val="24"/>
          <w:szCs w:val="24"/>
        </w:rPr>
      </w:pPr>
      <w:r w:rsidRPr="00656AA4">
        <w:rPr>
          <w:rFonts w:asciiTheme="minorHAnsi" w:eastAsia="Times New Roman" w:hAnsiTheme="minorHAnsi" w:cstheme="minorHAnsi"/>
          <w:color w:val="000000"/>
          <w:sz w:val="24"/>
          <w:szCs w:val="24"/>
        </w:rPr>
        <w:t>Benchmark policies against peer countries and global standards, contextualized for Saudi economy.</w:t>
      </w:r>
    </w:p>
    <w:p w14:paraId="7DFB1448"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Suggest amendments and highlight gaps and risks.</w:t>
      </w:r>
    </w:p>
    <w:p w14:paraId="24460CB6" w14:textId="77777777" w:rsidR="00FE39D0" w:rsidRPr="00656AA4" w:rsidRDefault="00FE39D0">
      <w:pPr>
        <w:pStyle w:val="Heading2"/>
        <w:numPr>
          <w:ilvl w:val="0"/>
          <w:numId w:val="7"/>
        </w:numPr>
        <w:tabs>
          <w:tab w:val="num" w:pos="360"/>
        </w:tabs>
        <w:ind w:left="0" w:firstLine="0"/>
        <w:rPr>
          <w:rFonts w:asciiTheme="minorHAnsi" w:eastAsia="Times New Roman" w:hAnsiTheme="minorHAnsi" w:cstheme="minorHAnsi"/>
          <w:b w:val="0"/>
          <w:bCs w:val="0"/>
          <w:i/>
          <w:iCs/>
          <w:sz w:val="24"/>
          <w:szCs w:val="24"/>
        </w:rPr>
      </w:pPr>
      <w:r w:rsidRPr="00656AA4">
        <w:rPr>
          <w:rFonts w:asciiTheme="minorHAnsi" w:eastAsia="Times New Roman" w:hAnsiTheme="minorHAnsi" w:cstheme="minorHAnsi"/>
          <w:b w:val="0"/>
          <w:bCs w:val="0"/>
          <w:sz w:val="24"/>
          <w:szCs w:val="24"/>
        </w:rPr>
        <w:t>Policy Conflict &amp; Duplication Detection</w:t>
      </w:r>
    </w:p>
    <w:p w14:paraId="2E627404"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Identify overlapping, redundant, or contradictory policies.</w:t>
      </w:r>
      <w:r w:rsidRPr="00656AA4">
        <w:rPr>
          <w:rFonts w:asciiTheme="minorHAnsi" w:eastAsia="Times New Roman" w:hAnsiTheme="minorHAnsi" w:cstheme="minorHAnsi"/>
          <w:color w:val="000000"/>
          <w:sz w:val="24"/>
          <w:szCs w:val="24"/>
        </w:rPr>
        <w:br/>
      </w:r>
    </w:p>
    <w:p w14:paraId="12098563"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Flag potential regulatory conflicts across sectors.</w:t>
      </w:r>
      <w:r w:rsidRPr="00656AA4">
        <w:rPr>
          <w:rFonts w:asciiTheme="minorHAnsi" w:eastAsia="Times New Roman" w:hAnsiTheme="minorHAnsi" w:cstheme="minorHAnsi"/>
          <w:color w:val="000000"/>
          <w:sz w:val="24"/>
          <w:szCs w:val="24"/>
        </w:rPr>
        <w:br/>
      </w:r>
    </w:p>
    <w:p w14:paraId="124EE8D4" w14:textId="77777777" w:rsidR="00FE39D0" w:rsidRPr="00656AA4" w:rsidRDefault="00FE39D0">
      <w:pPr>
        <w:numPr>
          <w:ilvl w:val="1"/>
          <w:numId w:val="7"/>
        </w:numPr>
        <w:pBdr>
          <w:top w:val="nil"/>
          <w:left w:val="nil"/>
          <w:bottom w:val="nil"/>
          <w:right w:val="nil"/>
          <w:between w:val="nil"/>
        </w:pBdr>
        <w:spacing w:after="200"/>
        <w:rPr>
          <w:ins w:id="29" w:author="Dr Ahmed Al-Darwish" w:date="2026-03-04T14:33:00Z"/>
          <w:rFonts w:asciiTheme="minorHAnsi" w:hAnsiTheme="minorHAnsi" w:cstheme="minorHAnsi"/>
        </w:rPr>
      </w:pPr>
      <w:r w:rsidRPr="00656AA4">
        <w:rPr>
          <w:rFonts w:asciiTheme="minorHAnsi" w:eastAsia="Times New Roman" w:hAnsiTheme="minorHAnsi" w:cstheme="minorHAnsi"/>
          <w:color w:val="000000"/>
          <w:sz w:val="24"/>
          <w:szCs w:val="24"/>
        </w:rPr>
        <w:t>Provide impact mapping to affected policies.</w:t>
      </w:r>
    </w:p>
    <w:p w14:paraId="7846D9E4" w14:textId="77777777" w:rsidR="00FE39D0" w:rsidRPr="00656AA4" w:rsidRDefault="00FE39D0">
      <w:pPr>
        <w:pStyle w:val="ListParagraph"/>
        <w:numPr>
          <w:ilvl w:val="0"/>
          <w:numId w:val="7"/>
        </w:numPr>
        <w:pBdr>
          <w:top w:val="nil"/>
          <w:left w:val="nil"/>
          <w:bottom w:val="nil"/>
          <w:right w:val="nil"/>
          <w:between w:val="nil"/>
        </w:pBdr>
        <w:spacing w:after="200"/>
        <w:contextualSpacing/>
        <w:rPr>
          <w:rFonts w:asciiTheme="minorHAnsi" w:eastAsia="Times New Roman" w:hAnsiTheme="minorHAnsi" w:cstheme="minorHAnsi"/>
          <w:color w:val="000000"/>
          <w:sz w:val="24"/>
          <w:szCs w:val="24"/>
        </w:rPr>
      </w:pPr>
      <w:r w:rsidRPr="00656AA4">
        <w:rPr>
          <w:rFonts w:asciiTheme="minorHAnsi" w:eastAsia="Times New Roman" w:hAnsiTheme="minorHAnsi" w:cstheme="minorHAnsi"/>
          <w:color w:val="000000"/>
          <w:sz w:val="24"/>
          <w:szCs w:val="24"/>
        </w:rPr>
        <w:t xml:space="preserve">Cross-Sector Ripple Effect Mapping: </w:t>
      </w:r>
    </w:p>
    <w:p w14:paraId="5121E79A" w14:textId="77777777" w:rsidR="00FE39D0" w:rsidRPr="00656AA4" w:rsidRDefault="00FE39D0">
      <w:pPr>
        <w:pStyle w:val="ListParagraph"/>
        <w:numPr>
          <w:ilvl w:val="1"/>
          <w:numId w:val="7"/>
        </w:numPr>
        <w:pBdr>
          <w:top w:val="nil"/>
          <w:left w:val="nil"/>
          <w:bottom w:val="nil"/>
          <w:right w:val="nil"/>
          <w:between w:val="nil"/>
        </w:pBdr>
        <w:spacing w:after="200"/>
        <w:contextualSpacing/>
        <w:rPr>
          <w:rFonts w:asciiTheme="minorHAnsi" w:eastAsia="Times New Roman" w:hAnsiTheme="minorHAnsi" w:cstheme="minorHAnsi"/>
          <w:color w:val="000000"/>
          <w:sz w:val="24"/>
          <w:szCs w:val="24"/>
        </w:rPr>
      </w:pPr>
      <w:r w:rsidRPr="00656AA4">
        <w:rPr>
          <w:rFonts w:asciiTheme="minorHAnsi" w:eastAsia="Times New Roman" w:hAnsiTheme="minorHAnsi" w:cstheme="minorHAnsi"/>
          <w:color w:val="000000"/>
          <w:sz w:val="24"/>
          <w:szCs w:val="24"/>
        </w:rPr>
        <w:t>Highlight interdependencies across housing, municipal, fiscal, and other economic sectors.</w:t>
      </w:r>
    </w:p>
    <w:p w14:paraId="1CBEEED1" w14:textId="77777777" w:rsidR="00FE39D0" w:rsidRPr="00656AA4" w:rsidRDefault="00FE39D0" w:rsidP="00FE39D0">
      <w:pPr>
        <w:pStyle w:val="Heading2"/>
        <w:rPr>
          <w:rFonts w:asciiTheme="minorHAnsi" w:eastAsia="Times New Roman" w:hAnsiTheme="minorHAnsi" w:cstheme="minorHAnsi"/>
          <w:i/>
          <w:iCs/>
          <w:sz w:val="24"/>
          <w:szCs w:val="24"/>
        </w:rPr>
      </w:pPr>
      <w:r w:rsidRPr="00656AA4">
        <w:rPr>
          <w:rFonts w:asciiTheme="minorHAnsi" w:eastAsia="Times New Roman" w:hAnsiTheme="minorHAnsi" w:cstheme="minorHAnsi"/>
          <w:sz w:val="24"/>
          <w:szCs w:val="24"/>
        </w:rPr>
        <w:t xml:space="preserve">       Policy Impact Simulation</w:t>
      </w:r>
    </w:p>
    <w:p w14:paraId="63DC82AB" w14:textId="77777777" w:rsidR="00FE39D0" w:rsidRPr="00656AA4" w:rsidRDefault="00FE39D0">
      <w:pPr>
        <w:pStyle w:val="Bullet2"/>
        <w:numPr>
          <w:ilvl w:val="1"/>
          <w:numId w:val="7"/>
        </w:numPr>
        <w:rPr>
          <w:rFonts w:asciiTheme="minorHAnsi" w:hAnsiTheme="minorHAnsi" w:cstheme="minorHAnsi"/>
          <w:sz w:val="24"/>
          <w:szCs w:val="24"/>
          <w:lang w:val="en-US"/>
        </w:rPr>
      </w:pPr>
      <w:r w:rsidRPr="00656AA4">
        <w:rPr>
          <w:rFonts w:asciiTheme="minorHAnsi" w:hAnsiTheme="minorHAnsi" w:cstheme="minorHAnsi"/>
          <w:sz w:val="24"/>
          <w:szCs w:val="24"/>
          <w:lang w:val="en-US"/>
        </w:rPr>
        <w:lastRenderedPageBreak/>
        <w:t xml:space="preserve">  Testing "what-if" scenarios across economic, social, and municipal variables.</w:t>
      </w:r>
      <w:r w:rsidRPr="00656AA4">
        <w:rPr>
          <w:rFonts w:asciiTheme="minorHAnsi" w:hAnsiTheme="minorHAnsi" w:cstheme="minorHAnsi"/>
          <w:sz w:val="24"/>
          <w:szCs w:val="24"/>
          <w:lang w:val="en-US"/>
        </w:rPr>
        <w:br/>
      </w:r>
    </w:p>
    <w:p w14:paraId="1D8DC38C"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Simulate multiple policy scenarios.</w:t>
      </w:r>
    </w:p>
    <w:p w14:paraId="62939B23"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Identify associated risks and trade-offs.</w:t>
      </w:r>
    </w:p>
    <w:p w14:paraId="53B38048"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Provide sensitivity analysis based on configurable assumptions.</w:t>
      </w:r>
    </w:p>
    <w:p w14:paraId="284D1995" w14:textId="77777777" w:rsidR="00FE39D0" w:rsidRPr="00656AA4" w:rsidRDefault="00FE39D0">
      <w:pPr>
        <w:pStyle w:val="Heading2"/>
        <w:numPr>
          <w:ilvl w:val="0"/>
          <w:numId w:val="7"/>
        </w:numPr>
        <w:tabs>
          <w:tab w:val="num" w:pos="360"/>
        </w:tabs>
        <w:ind w:left="0" w:firstLine="0"/>
        <w:rPr>
          <w:rFonts w:asciiTheme="minorHAnsi" w:eastAsia="Times New Roman" w:hAnsiTheme="minorHAnsi" w:cstheme="minorHAnsi"/>
          <w:b w:val="0"/>
          <w:bCs w:val="0"/>
          <w:i/>
          <w:iCs/>
          <w:sz w:val="24"/>
          <w:szCs w:val="24"/>
        </w:rPr>
      </w:pPr>
      <w:r w:rsidRPr="00656AA4">
        <w:rPr>
          <w:rFonts w:asciiTheme="minorHAnsi" w:eastAsia="Times New Roman" w:hAnsiTheme="minorHAnsi" w:cstheme="minorHAnsi"/>
          <w:b w:val="0"/>
          <w:bCs w:val="0"/>
          <w:sz w:val="24"/>
          <w:szCs w:val="24"/>
        </w:rPr>
        <w:t>Consultation Comment Synthesis</w:t>
      </w:r>
    </w:p>
    <w:p w14:paraId="30DB3149"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Ingest public and stakeholder consultation feedback.</w:t>
      </w:r>
    </w:p>
    <w:p w14:paraId="63FE9449"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Cluster themes and recurring issues.</w:t>
      </w:r>
    </w:p>
    <w:p w14:paraId="388B9B66"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Summarize key concerns.</w:t>
      </w:r>
    </w:p>
    <w:p w14:paraId="5ED55A97" w14:textId="77777777" w:rsidR="00FE39D0" w:rsidRPr="00656AA4" w:rsidRDefault="00FE39D0">
      <w:pPr>
        <w:numPr>
          <w:ilvl w:val="1"/>
          <w:numId w:val="7"/>
        </w:numPr>
        <w:pBdr>
          <w:top w:val="nil"/>
          <w:left w:val="nil"/>
          <w:bottom w:val="nil"/>
          <w:right w:val="nil"/>
          <w:between w:val="nil"/>
        </w:pBdr>
        <w:spacing w:after="200"/>
        <w:rPr>
          <w:rFonts w:asciiTheme="minorHAnsi" w:hAnsiTheme="minorHAnsi" w:cstheme="minorHAnsi"/>
        </w:rPr>
      </w:pPr>
      <w:r w:rsidRPr="00656AA4">
        <w:rPr>
          <w:rFonts w:asciiTheme="minorHAnsi" w:eastAsia="Times New Roman" w:hAnsiTheme="minorHAnsi" w:cstheme="minorHAnsi"/>
          <w:color w:val="000000"/>
          <w:sz w:val="24"/>
          <w:szCs w:val="24"/>
        </w:rPr>
        <w:t>Propose structured amendment options based on feedback</w:t>
      </w:r>
    </w:p>
    <w:p w14:paraId="3A013816" w14:textId="77777777" w:rsidR="00FE39D0" w:rsidRPr="00656AA4" w:rsidRDefault="00FE39D0">
      <w:pPr>
        <w:pStyle w:val="ListParagraph"/>
        <w:numPr>
          <w:ilvl w:val="0"/>
          <w:numId w:val="7"/>
        </w:numPr>
        <w:spacing w:after="200" w:line="276" w:lineRule="auto"/>
        <w:contextualSpacing/>
        <w:rPr>
          <w:rFonts w:asciiTheme="minorHAnsi" w:hAnsiTheme="minorHAnsi" w:cstheme="minorHAnsi"/>
        </w:rPr>
      </w:pPr>
      <w:r w:rsidRPr="00656AA4">
        <w:rPr>
          <w:rFonts w:asciiTheme="minorHAnsi" w:hAnsiTheme="minorHAnsi" w:cstheme="minorHAnsi"/>
        </w:rPr>
        <w:t xml:space="preserve">Risk Scoring Framework: </w:t>
      </w:r>
    </w:p>
    <w:p w14:paraId="5BD166AD" w14:textId="77777777" w:rsidR="00FE39D0" w:rsidRPr="00656AA4" w:rsidRDefault="00FE39D0">
      <w:pPr>
        <w:pStyle w:val="ListParagraph"/>
        <w:numPr>
          <w:ilvl w:val="1"/>
          <w:numId w:val="7"/>
        </w:numPr>
        <w:spacing w:after="200" w:line="276" w:lineRule="auto"/>
        <w:contextualSpacing/>
        <w:rPr>
          <w:rFonts w:asciiTheme="minorHAnsi" w:hAnsiTheme="minorHAnsi" w:cstheme="minorHAnsi"/>
        </w:rPr>
      </w:pPr>
      <w:r w:rsidRPr="00656AA4">
        <w:rPr>
          <w:rFonts w:asciiTheme="minorHAnsi" w:hAnsiTheme="minorHAnsi" w:cstheme="minorHAnsi"/>
        </w:rPr>
        <w:t>Formalized taxonomy (Legal, Fiscal, Operational, Strategic, International) with escalation thresholds.</w:t>
      </w:r>
    </w:p>
    <w:p w14:paraId="0B5CEE04" w14:textId="77777777" w:rsidR="00C226A2" w:rsidRPr="00656AA4" w:rsidRDefault="00C226A2" w:rsidP="00FE39D0">
      <w:pPr>
        <w:rPr>
          <w:rFonts w:asciiTheme="minorHAnsi" w:hAnsiTheme="minorHAnsi" w:cstheme="minorHAnsi"/>
        </w:rPr>
      </w:pPr>
    </w:p>
    <w:p w14:paraId="0723C9E7" w14:textId="77777777" w:rsidR="00C226A2" w:rsidRPr="00656AA4" w:rsidRDefault="00175BDF" w:rsidP="00C226A2">
      <w:pPr>
        <w:pStyle w:val="Heading2"/>
        <w:rPr>
          <w:rFonts w:asciiTheme="minorHAnsi" w:hAnsiTheme="minorHAnsi" w:cstheme="minorHAnsi"/>
        </w:rPr>
      </w:pPr>
      <w:bookmarkStart w:id="30" w:name="_Toc226888208"/>
      <w:r w:rsidRPr="00656AA4">
        <w:rPr>
          <w:rFonts w:asciiTheme="minorHAnsi" w:hAnsiTheme="minorHAnsi" w:cstheme="minorHAnsi"/>
          <w:sz w:val="24"/>
          <w:szCs w:val="24"/>
        </w:rPr>
        <w:t>6.2 Out of Scope</w:t>
      </w:r>
      <w:bookmarkEnd w:id="30"/>
    </w:p>
    <w:p w14:paraId="03054A1C" w14:textId="77777777" w:rsidR="00FE39D0" w:rsidRPr="00656AA4" w:rsidRDefault="00FE39D0" w:rsidP="00FE39D0">
      <w:pPr>
        <w:pBdr>
          <w:top w:val="nil"/>
          <w:left w:val="nil"/>
          <w:bottom w:val="nil"/>
          <w:right w:val="nil"/>
          <w:between w:val="nil"/>
        </w:pBdr>
        <w:spacing w:after="200"/>
        <w:rPr>
          <w:rFonts w:asciiTheme="minorHAnsi" w:eastAsia="Times New Roman" w:hAnsiTheme="minorHAnsi" w:cstheme="minorHAnsi"/>
          <w:color w:val="000000"/>
          <w:sz w:val="24"/>
          <w:szCs w:val="24"/>
          <w:lang w:val="en"/>
        </w:rPr>
      </w:pPr>
      <w:r w:rsidRPr="00656AA4">
        <w:rPr>
          <w:rFonts w:asciiTheme="minorHAnsi" w:eastAsia="Times New Roman" w:hAnsiTheme="minorHAnsi" w:cstheme="minorHAnsi"/>
          <w:color w:val="000000"/>
          <w:sz w:val="24"/>
          <w:szCs w:val="24"/>
          <w:lang w:val="en"/>
        </w:rPr>
        <w:t>The following capabilities are explicitly excluded from the current phase:</w:t>
      </w:r>
    </w:p>
    <w:p w14:paraId="7CF8C792"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Autonomous Policy Approval</w:t>
      </w:r>
    </w:p>
    <w:p w14:paraId="6F0D1D1B"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The system will not have authority to approve, enact, or publish policies.</w:t>
      </w:r>
    </w:p>
    <w:p w14:paraId="65228952"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All final decisions remain human-led.</w:t>
      </w:r>
    </w:p>
    <w:p w14:paraId="78FAFA02"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Binding Legal Interpretation</w:t>
      </w:r>
    </w:p>
    <w:p w14:paraId="4F561C28"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The system does not provide legally binding interpretations or replace formal legal counsel.</w:t>
      </w:r>
    </w:p>
    <w:p w14:paraId="35830712"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color w:val="auto"/>
          <w:sz w:val="24"/>
          <w:szCs w:val="24"/>
          <w:lang w:val="en"/>
        </w:rPr>
        <w:t>Outputs are advisory and require expert validation.</w:t>
      </w:r>
    </w:p>
    <w:p w14:paraId="7EB2FD86"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Direct Legislative Draft Submission</w:t>
      </w:r>
    </w:p>
    <w:p w14:paraId="33B50287"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No automatic submission to legislative bodies or gazette systems without human validation and approval workflows.</w:t>
      </w:r>
    </w:p>
    <w:p w14:paraId="422ED0D5" w14:textId="77777777" w:rsidR="00FE39D0" w:rsidRPr="00656AA4" w:rsidRDefault="00FE39D0" w:rsidP="00FE39D0">
      <w:pPr>
        <w:pBdr>
          <w:top w:val="nil"/>
          <w:left w:val="nil"/>
          <w:bottom w:val="nil"/>
          <w:right w:val="nil"/>
          <w:between w:val="nil"/>
        </w:pBdr>
        <w:spacing w:after="200"/>
        <w:rPr>
          <w:rFonts w:asciiTheme="minorHAnsi" w:eastAsia="Times New Roman" w:hAnsiTheme="minorHAnsi" w:cstheme="minorHAnsi"/>
          <w:color w:val="000000"/>
          <w:sz w:val="24"/>
          <w:szCs w:val="24"/>
          <w:lang w:val="en"/>
        </w:rPr>
      </w:pPr>
    </w:p>
    <w:p w14:paraId="190E426A"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lastRenderedPageBreak/>
        <w:t>Real-Time Macroeconomic Forecasting Infrastructure</w:t>
      </w:r>
    </w:p>
    <w:p w14:paraId="5316977A"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The system will not build or replace national econometric forecasting platforms.</w:t>
      </w:r>
    </w:p>
    <w:p w14:paraId="24BDFB4A"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color w:val="auto"/>
          <w:sz w:val="24"/>
          <w:szCs w:val="24"/>
          <w:lang w:val="en"/>
        </w:rPr>
        <w:t>It will rely on predefined models, assumptions, or integrated external datasets.</w:t>
      </w:r>
    </w:p>
    <w:p w14:paraId="275E02CD"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Full Regulatory Enforcement Monitoring</w:t>
      </w:r>
    </w:p>
    <w:p w14:paraId="5C9E3FCC"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The system will not monitor real-time compliance or enforce regulatory actions.</w:t>
      </w:r>
    </w:p>
    <w:p w14:paraId="3E026055"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No inspection automation or enforcement execution.</w:t>
      </w:r>
    </w:p>
    <w:p w14:paraId="7C3673F1"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Custom Model Training from Scratch</w:t>
      </w:r>
    </w:p>
    <w:p w14:paraId="500AE74D"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The system will not develop foundational LLMs or large econometric models from scratch.</w:t>
      </w:r>
    </w:p>
    <w:p w14:paraId="4D584D76"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It will leverage existing AI models and configurable frameworks.</w:t>
      </w:r>
    </w:p>
    <w:p w14:paraId="4FA09590"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Political Decision-Making</w:t>
      </w:r>
    </w:p>
    <w:p w14:paraId="5E968C27" w14:textId="77777777" w:rsidR="00FE39D0" w:rsidRPr="00656AA4" w:rsidRDefault="00FE39D0">
      <w:pPr>
        <w:keepNext/>
        <w:numPr>
          <w:ilvl w:val="1"/>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color w:val="auto"/>
          <w:sz w:val="24"/>
          <w:szCs w:val="24"/>
          <w:lang w:val="en"/>
        </w:rPr>
        <w:t>The system does not determine political priorities or make value-based policy choices.</w:t>
      </w:r>
    </w:p>
    <w:p w14:paraId="508BA203" w14:textId="77777777" w:rsidR="00FE39D0" w:rsidRPr="00656AA4" w:rsidRDefault="00FE39D0">
      <w:pPr>
        <w:numPr>
          <w:ilvl w:val="1"/>
          <w:numId w:val="7"/>
        </w:numPr>
        <w:spacing w:after="200" w:line="276" w:lineRule="auto"/>
        <w:contextualSpacing/>
        <w:rPr>
          <w:rFonts w:asciiTheme="minorHAnsi" w:eastAsia="Calibri" w:hAnsiTheme="minorHAnsi" w:cstheme="minorHAnsi"/>
          <w:color w:val="auto"/>
          <w:sz w:val="22"/>
          <w:szCs w:val="22"/>
          <w:lang w:val="en"/>
        </w:rPr>
      </w:pPr>
      <w:r w:rsidRPr="00656AA4">
        <w:rPr>
          <w:rFonts w:asciiTheme="minorHAnsi" w:eastAsia="Times New Roman" w:hAnsiTheme="minorHAnsi" w:cstheme="minorHAnsi"/>
          <w:color w:val="auto"/>
          <w:sz w:val="24"/>
          <w:szCs w:val="24"/>
          <w:lang w:val="en"/>
        </w:rPr>
        <w:t>Strategic direction remains with policymakers</w:t>
      </w:r>
      <w:r w:rsidRPr="00656AA4">
        <w:rPr>
          <w:rFonts w:asciiTheme="minorHAnsi" w:eastAsia="Calibri" w:hAnsiTheme="minorHAnsi" w:cstheme="minorHAnsi"/>
          <w:color w:val="auto"/>
          <w:sz w:val="22"/>
          <w:szCs w:val="22"/>
          <w:lang w:val="en"/>
        </w:rPr>
        <w:t>.</w:t>
      </w:r>
    </w:p>
    <w:p w14:paraId="17D331DF"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b/>
          <w:bCs/>
          <w:color w:val="auto"/>
          <w:sz w:val="24"/>
          <w:szCs w:val="24"/>
          <w:lang w:val="en"/>
        </w:rPr>
      </w:pPr>
      <w:r w:rsidRPr="00656AA4">
        <w:rPr>
          <w:rFonts w:asciiTheme="minorHAnsi" w:eastAsia="Times New Roman" w:hAnsiTheme="minorHAnsi" w:cstheme="minorHAnsi"/>
          <w:b/>
          <w:bCs/>
          <w:color w:val="auto"/>
          <w:sz w:val="24"/>
          <w:szCs w:val="24"/>
          <w:lang w:val="en"/>
        </w:rPr>
        <w:t xml:space="preserve">Operational Municipal Service Delivery: </w:t>
      </w:r>
      <w:r w:rsidRPr="00656AA4">
        <w:rPr>
          <w:rFonts w:asciiTheme="minorHAnsi" w:eastAsia="Times New Roman" w:hAnsiTheme="minorHAnsi" w:cstheme="minorHAnsi"/>
          <w:color w:val="auto"/>
          <w:sz w:val="24"/>
          <w:szCs w:val="24"/>
          <w:lang w:val="en"/>
        </w:rPr>
        <w:t>The Lab will not manage day-to-day municipal operations (e.g., waste collection, utilities).</w:t>
      </w:r>
      <w:r w:rsidRPr="00656AA4">
        <w:rPr>
          <w:rFonts w:asciiTheme="minorHAnsi" w:eastAsia="Times New Roman" w:hAnsiTheme="minorHAnsi" w:cstheme="minorHAnsi"/>
          <w:b/>
          <w:bCs/>
          <w:color w:val="auto"/>
          <w:sz w:val="24"/>
          <w:szCs w:val="24"/>
          <w:lang w:val="en"/>
        </w:rPr>
        <w:br/>
      </w:r>
    </w:p>
    <w:p w14:paraId="1C2CF741" w14:textId="77777777" w:rsidR="00FE39D0" w:rsidRPr="00656AA4" w:rsidRDefault="00FE39D0">
      <w:pPr>
        <w:keepNext/>
        <w:numPr>
          <w:ilvl w:val="0"/>
          <w:numId w:val="7"/>
        </w:numPr>
        <w:spacing w:before="240" w:after="60" w:line="276" w:lineRule="auto"/>
        <w:outlineLvl w:val="1"/>
        <w:rPr>
          <w:rFonts w:asciiTheme="minorHAnsi" w:eastAsia="Times New Roman" w:hAnsiTheme="minorHAnsi" w:cstheme="minorHAnsi"/>
          <w:color w:val="auto"/>
          <w:sz w:val="24"/>
          <w:szCs w:val="24"/>
          <w:lang w:val="en"/>
        </w:rPr>
      </w:pPr>
      <w:r w:rsidRPr="00656AA4">
        <w:rPr>
          <w:rFonts w:asciiTheme="minorHAnsi" w:eastAsia="Times New Roman" w:hAnsiTheme="minorHAnsi" w:cstheme="minorHAnsi"/>
          <w:b/>
          <w:bCs/>
          <w:color w:val="auto"/>
          <w:sz w:val="24"/>
          <w:szCs w:val="24"/>
          <w:lang w:val="en"/>
        </w:rPr>
        <w:t xml:space="preserve">Citizen-Facing Applications: </w:t>
      </w:r>
      <w:r w:rsidRPr="00656AA4">
        <w:rPr>
          <w:rFonts w:asciiTheme="minorHAnsi" w:eastAsia="Times New Roman" w:hAnsiTheme="minorHAnsi" w:cstheme="minorHAnsi"/>
          <w:color w:val="auto"/>
          <w:sz w:val="24"/>
          <w:szCs w:val="24"/>
          <w:lang w:val="en"/>
        </w:rPr>
        <w:t>The Lab is an internal decision-support tool, not a public-facing service.</w:t>
      </w:r>
    </w:p>
    <w:p w14:paraId="041637C8" w14:textId="77777777" w:rsidR="00C226A2" w:rsidRPr="00656AA4" w:rsidRDefault="00C226A2" w:rsidP="00C226A2">
      <w:pPr>
        <w:spacing w:after="80"/>
        <w:rPr>
          <w:rFonts w:asciiTheme="minorHAnsi" w:hAnsiTheme="minorHAnsi" w:cstheme="minorHAnsi"/>
          <w:lang w:val="en"/>
        </w:rPr>
      </w:pPr>
    </w:p>
    <w:p w14:paraId="6366ABDA" w14:textId="77777777" w:rsidR="00011E8F" w:rsidRPr="00656AA4" w:rsidRDefault="00B73607">
      <w:pPr>
        <w:pStyle w:val="Heading1"/>
        <w:rPr>
          <w:rFonts w:asciiTheme="minorHAnsi" w:hAnsiTheme="minorHAnsi" w:cstheme="minorHAnsi"/>
        </w:rPr>
      </w:pPr>
      <w:bookmarkStart w:id="31" w:name="_Toc226888209"/>
      <w:r w:rsidRPr="00656AA4">
        <w:rPr>
          <w:rFonts w:asciiTheme="minorHAnsi" w:hAnsiTheme="minorHAnsi" w:cstheme="minorHAnsi"/>
          <w:sz w:val="28"/>
          <w:szCs w:val="28"/>
        </w:rPr>
        <w:t>7. AI Strategic Goals</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600"/>
        <w:gridCol w:w="1600"/>
        <w:gridCol w:w="1500"/>
        <w:gridCol w:w="1400"/>
        <w:gridCol w:w="1360"/>
      </w:tblGrid>
      <w:tr w:rsidR="00011E8F" w:rsidRPr="00656AA4" w14:paraId="2ACAEF5A" w14:textId="77777777">
        <w:tc>
          <w:tcPr>
            <w:tcW w:w="9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74DBACDF"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w:t>
            </w:r>
          </w:p>
        </w:tc>
        <w:tc>
          <w:tcPr>
            <w:tcW w:w="2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2A83EFAF"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Strategic Goal</w:t>
            </w:r>
          </w:p>
        </w:tc>
        <w:tc>
          <w:tcPr>
            <w:tcW w:w="1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228ECC0A"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Metric</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B366FB3"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Baseline</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2681E96"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Target</w:t>
            </w:r>
          </w:p>
        </w:tc>
        <w:tc>
          <w:tcPr>
            <w:tcW w:w="13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7F6A444B"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Timeline</w:t>
            </w:r>
          </w:p>
        </w:tc>
      </w:tr>
      <w:tr w:rsidR="00002D06" w:rsidRPr="00656AA4" w14:paraId="66F64F4B" w14:textId="77777777" w:rsidTr="009E76E1">
        <w:tc>
          <w:tcPr>
            <w:tcW w:w="9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4D1E25" w14:textId="77777777" w:rsidR="00002D06" w:rsidRPr="00656AA4" w:rsidRDefault="00002D06" w:rsidP="00002D06">
            <w:pPr>
              <w:rPr>
                <w:rFonts w:asciiTheme="minorHAnsi" w:hAnsiTheme="minorHAnsi" w:cstheme="minorHAnsi"/>
              </w:rPr>
            </w:pPr>
            <w:r w:rsidRPr="00656AA4">
              <w:rPr>
                <w:rFonts w:asciiTheme="minorHAnsi" w:hAnsiTheme="minorHAnsi" w:cstheme="minorHAnsi"/>
                <w:color w:val="1E293B"/>
                <w:sz w:val="22"/>
                <w:szCs w:val="22"/>
              </w:rPr>
              <w:t>01</w:t>
            </w:r>
          </w:p>
        </w:tc>
        <w:tc>
          <w:tcPr>
            <w:tcW w:w="2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178A521A" w14:textId="77777777" w:rsidR="00002D06" w:rsidRPr="00656AA4" w:rsidRDefault="001A427A" w:rsidP="001A427A">
            <w:pPr>
              <w:rPr>
                <w:rFonts w:asciiTheme="minorHAnsi" w:hAnsiTheme="minorHAnsi" w:cstheme="minorHAnsi"/>
              </w:rPr>
            </w:pPr>
            <w:r w:rsidRPr="00656AA4">
              <w:rPr>
                <w:rFonts w:asciiTheme="minorHAnsi" w:hAnsiTheme="minorHAnsi" w:cstheme="minorHAnsi"/>
              </w:rPr>
              <w:t>Establish AI as a Trusted Decision-Making Engine for Policy</w:t>
            </w:r>
          </w:p>
        </w:tc>
        <w:tc>
          <w:tcPr>
            <w:tcW w:w="1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07C6F10" w14:textId="77777777" w:rsidR="00002D06" w:rsidRPr="00656AA4" w:rsidRDefault="001A427A" w:rsidP="00002D06">
            <w:pPr>
              <w:rPr>
                <w:rFonts w:asciiTheme="minorHAnsi" w:hAnsiTheme="minorHAnsi" w:cstheme="minorHAnsi"/>
              </w:rPr>
            </w:pPr>
            <w:r w:rsidRPr="00656AA4">
              <w:rPr>
                <w:rFonts w:asciiTheme="minorHAnsi" w:hAnsiTheme="minorHAnsi" w:cstheme="minorHAnsi"/>
              </w:rPr>
              <w:t>Overrides or re-writes of policy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0BD7475" w14:textId="77777777" w:rsidR="00002D06" w:rsidRPr="00656AA4" w:rsidRDefault="001A427A" w:rsidP="00002D06">
            <w:pPr>
              <w:rPr>
                <w:rFonts w:asciiTheme="minorHAnsi" w:hAnsiTheme="minorHAnsi" w:cstheme="minorHAnsi"/>
              </w:rPr>
            </w:pPr>
            <w:r w:rsidRPr="00656AA4">
              <w:rPr>
                <w:rFonts w:asciiTheme="minorHAnsi" w:hAnsiTheme="minorHAnsi" w:cstheme="minorHAnsi"/>
                <w:color w:val="666666"/>
              </w:rPr>
              <w:t>N/A</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F297675" w14:textId="77777777" w:rsidR="00002D06" w:rsidRPr="00656AA4" w:rsidRDefault="001A427A" w:rsidP="00002D06">
            <w:pPr>
              <w:rPr>
                <w:rFonts w:asciiTheme="minorHAnsi" w:hAnsiTheme="minorHAnsi" w:cstheme="minorHAnsi"/>
              </w:rPr>
            </w:pPr>
            <w:r w:rsidRPr="00656AA4">
              <w:rPr>
                <w:rFonts w:asciiTheme="minorHAnsi" w:hAnsiTheme="minorHAnsi" w:cstheme="minorHAnsi"/>
              </w:rPr>
              <w:t>0</w:t>
            </w:r>
          </w:p>
        </w:tc>
        <w:tc>
          <w:tcPr>
            <w:tcW w:w="1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4B24B0F" w14:textId="1FB968BF" w:rsidR="00002D06" w:rsidRPr="00656AA4" w:rsidRDefault="00656AA4" w:rsidP="00002D06">
            <w:pPr>
              <w:rPr>
                <w:rFonts w:asciiTheme="minorHAnsi" w:hAnsiTheme="minorHAnsi" w:cstheme="minorHAnsi"/>
              </w:rPr>
            </w:pPr>
            <w:r>
              <w:rPr>
                <w:rFonts w:asciiTheme="minorHAnsi" w:hAnsiTheme="minorHAnsi" w:cstheme="minorHAnsi"/>
              </w:rPr>
              <w:t>6 months</w:t>
            </w:r>
          </w:p>
        </w:tc>
      </w:tr>
      <w:tr w:rsidR="00002D06" w:rsidRPr="00656AA4" w14:paraId="0F519CBF" w14:textId="77777777" w:rsidTr="009E76E1">
        <w:tc>
          <w:tcPr>
            <w:tcW w:w="9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vAlign w:val="center"/>
          </w:tcPr>
          <w:p w14:paraId="124CF014" w14:textId="77777777" w:rsidR="00002D06" w:rsidRPr="00656AA4" w:rsidRDefault="00002D06" w:rsidP="00002D06">
            <w:pPr>
              <w:rPr>
                <w:rFonts w:asciiTheme="minorHAnsi" w:hAnsiTheme="minorHAnsi" w:cstheme="minorHAnsi"/>
              </w:rPr>
            </w:pPr>
            <w:r w:rsidRPr="00656AA4">
              <w:rPr>
                <w:rFonts w:asciiTheme="minorHAnsi" w:hAnsiTheme="minorHAnsi" w:cstheme="minorHAnsi"/>
                <w:color w:val="1E293B"/>
                <w:sz w:val="22"/>
                <w:szCs w:val="22"/>
              </w:rPr>
              <w:t>02</w:t>
            </w:r>
          </w:p>
        </w:tc>
        <w:tc>
          <w:tcPr>
            <w:tcW w:w="26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CA2DE19" w14:textId="77777777" w:rsidR="00002D06" w:rsidRPr="00656AA4" w:rsidRDefault="00E921ED" w:rsidP="00002D06">
            <w:pPr>
              <w:rPr>
                <w:rFonts w:asciiTheme="minorHAnsi" w:hAnsiTheme="minorHAnsi" w:cstheme="minorHAnsi"/>
              </w:rPr>
            </w:pPr>
            <w:r w:rsidRPr="00656AA4">
              <w:rPr>
                <w:rFonts w:asciiTheme="minorHAnsi" w:hAnsiTheme="minorHAnsi" w:cstheme="minorHAnsi"/>
              </w:rPr>
              <w:t>Accelerate Policy Innovation Through AI-Driven Experimentation</w:t>
            </w:r>
          </w:p>
        </w:tc>
        <w:tc>
          <w:tcPr>
            <w:tcW w:w="16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F2F2CB6" w14:textId="77777777" w:rsidR="00002D06" w:rsidRPr="00656AA4" w:rsidRDefault="00E921ED" w:rsidP="00002D06">
            <w:pPr>
              <w:rPr>
                <w:rFonts w:asciiTheme="minorHAnsi" w:hAnsiTheme="minorHAnsi" w:cstheme="minorHAnsi"/>
              </w:rPr>
            </w:pPr>
            <w:r w:rsidRPr="00656AA4">
              <w:rPr>
                <w:rFonts w:asciiTheme="minorHAnsi" w:hAnsiTheme="minorHAnsi" w:cstheme="minorHAnsi"/>
              </w:rPr>
              <w:t>Higher Impact</w:t>
            </w:r>
          </w:p>
        </w:tc>
        <w:tc>
          <w:tcPr>
            <w:tcW w:w="1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FD334D5" w14:textId="77777777" w:rsidR="00002D06" w:rsidRPr="00656AA4" w:rsidRDefault="00E921ED" w:rsidP="00002D06">
            <w:pPr>
              <w:rPr>
                <w:rFonts w:asciiTheme="minorHAnsi" w:hAnsiTheme="minorHAnsi" w:cstheme="minorHAnsi"/>
              </w:rPr>
            </w:pPr>
            <w:r w:rsidRPr="00656AA4">
              <w:rPr>
                <w:rFonts w:asciiTheme="minorHAnsi" w:hAnsiTheme="minorHAnsi" w:cstheme="minorHAnsi"/>
                <w:color w:val="666666"/>
              </w:rPr>
              <w:t>N/A</w:t>
            </w:r>
          </w:p>
        </w:tc>
        <w:tc>
          <w:tcPr>
            <w:tcW w:w="14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49EACD0" w14:textId="77777777" w:rsidR="00002D06" w:rsidRPr="00656AA4" w:rsidRDefault="00E921ED" w:rsidP="00002D06">
            <w:pPr>
              <w:rPr>
                <w:rFonts w:asciiTheme="minorHAnsi" w:hAnsiTheme="minorHAnsi" w:cstheme="minorHAnsi"/>
              </w:rPr>
            </w:pPr>
            <w:r w:rsidRPr="00656AA4">
              <w:rPr>
                <w:rFonts w:asciiTheme="minorHAnsi" w:hAnsiTheme="minorHAnsi" w:cstheme="minorHAnsi"/>
                <w:color w:val="666666"/>
              </w:rPr>
              <w:t>TBD</w:t>
            </w:r>
          </w:p>
        </w:tc>
        <w:tc>
          <w:tcPr>
            <w:tcW w:w="13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65894D0" w14:textId="0B9E68F4" w:rsidR="00002D06" w:rsidRPr="00656AA4" w:rsidRDefault="00656AA4" w:rsidP="00002D06">
            <w:pPr>
              <w:rPr>
                <w:rFonts w:asciiTheme="minorHAnsi" w:hAnsiTheme="minorHAnsi" w:cstheme="minorHAnsi"/>
              </w:rPr>
            </w:pPr>
            <w:r>
              <w:rPr>
                <w:rFonts w:asciiTheme="minorHAnsi" w:hAnsiTheme="minorHAnsi" w:cstheme="minorHAnsi"/>
              </w:rPr>
              <w:t>6 months</w:t>
            </w:r>
          </w:p>
        </w:tc>
      </w:tr>
      <w:tr w:rsidR="00002D06" w:rsidRPr="00656AA4" w14:paraId="4ACDE5AF" w14:textId="77777777" w:rsidTr="009E76E1">
        <w:tc>
          <w:tcPr>
            <w:tcW w:w="9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F7132B" w14:textId="77777777" w:rsidR="00002D06" w:rsidRPr="00656AA4" w:rsidRDefault="00002D06" w:rsidP="00002D06">
            <w:pPr>
              <w:rPr>
                <w:rFonts w:asciiTheme="minorHAnsi" w:hAnsiTheme="minorHAnsi" w:cstheme="minorHAnsi"/>
              </w:rPr>
            </w:pPr>
            <w:r w:rsidRPr="00656AA4">
              <w:rPr>
                <w:rFonts w:asciiTheme="minorHAnsi" w:hAnsiTheme="minorHAnsi" w:cstheme="minorHAnsi"/>
                <w:color w:val="1E293B"/>
                <w:sz w:val="22"/>
                <w:szCs w:val="22"/>
              </w:rPr>
              <w:lastRenderedPageBreak/>
              <w:t>03</w:t>
            </w:r>
          </w:p>
        </w:tc>
        <w:tc>
          <w:tcPr>
            <w:tcW w:w="2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9A732E9" w14:textId="77777777" w:rsidR="00002D06" w:rsidRPr="00656AA4" w:rsidRDefault="00E921ED" w:rsidP="00002D06">
            <w:pPr>
              <w:rPr>
                <w:rFonts w:asciiTheme="minorHAnsi" w:hAnsiTheme="minorHAnsi" w:cstheme="minorHAnsi"/>
              </w:rPr>
            </w:pPr>
            <w:r w:rsidRPr="00656AA4">
              <w:rPr>
                <w:rFonts w:asciiTheme="minorHAnsi" w:hAnsiTheme="minorHAnsi" w:cstheme="minorHAnsi"/>
                <w:color w:val="666666"/>
              </w:rPr>
              <w:t>Institutionalize Knowledge Through AI-Powered Policy Intelligence</w:t>
            </w:r>
          </w:p>
        </w:tc>
        <w:tc>
          <w:tcPr>
            <w:tcW w:w="1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E58E9C4" w14:textId="77777777" w:rsidR="00002D06" w:rsidRPr="00656AA4" w:rsidRDefault="00E921ED" w:rsidP="00002D06">
            <w:pPr>
              <w:rPr>
                <w:rFonts w:asciiTheme="minorHAnsi" w:hAnsiTheme="minorHAnsi" w:cstheme="minorHAnsi"/>
              </w:rPr>
            </w:pPr>
            <w:r w:rsidRPr="00656AA4">
              <w:rPr>
                <w:rFonts w:asciiTheme="minorHAnsi" w:hAnsiTheme="minorHAnsi" w:cstheme="minorHAnsi"/>
              </w:rPr>
              <w:t>No Siloed Data Sources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40CC4DE" w14:textId="77777777" w:rsidR="00002D06" w:rsidRPr="00656AA4" w:rsidRDefault="00E921ED" w:rsidP="00002D06">
            <w:pPr>
              <w:rPr>
                <w:rFonts w:asciiTheme="minorHAnsi" w:hAnsiTheme="minorHAnsi" w:cstheme="minorHAnsi"/>
              </w:rPr>
            </w:pPr>
            <w:r w:rsidRPr="00656AA4">
              <w:rPr>
                <w:rFonts w:asciiTheme="minorHAnsi" w:hAnsiTheme="minorHAnsi" w:cstheme="minorHAnsi"/>
                <w:color w:val="666666"/>
              </w:rPr>
              <w:t>N/A</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18E94920" w14:textId="77777777" w:rsidR="00002D06" w:rsidRPr="00656AA4" w:rsidRDefault="00E921ED" w:rsidP="00002D06">
            <w:pPr>
              <w:rPr>
                <w:rFonts w:asciiTheme="minorHAnsi" w:hAnsiTheme="minorHAnsi" w:cstheme="minorHAnsi"/>
              </w:rPr>
            </w:pPr>
            <w:r w:rsidRPr="00656AA4">
              <w:rPr>
                <w:rFonts w:asciiTheme="minorHAnsi" w:hAnsiTheme="minorHAnsi" w:cstheme="minorHAnsi"/>
                <w:color w:val="666666"/>
              </w:rPr>
              <w:t>100%</w:t>
            </w:r>
          </w:p>
        </w:tc>
        <w:tc>
          <w:tcPr>
            <w:tcW w:w="1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8A7073F" w14:textId="77777777" w:rsidR="00002D06" w:rsidRPr="00656AA4" w:rsidRDefault="00002D06" w:rsidP="00002D06">
            <w:pPr>
              <w:rPr>
                <w:rFonts w:asciiTheme="minorHAnsi" w:hAnsiTheme="minorHAnsi" w:cstheme="minorHAnsi"/>
              </w:rPr>
            </w:pPr>
          </w:p>
        </w:tc>
      </w:tr>
    </w:tbl>
    <w:p w14:paraId="57F156B2" w14:textId="77777777" w:rsidR="00011E8F" w:rsidRPr="00656AA4" w:rsidRDefault="00011E8F">
      <w:pPr>
        <w:spacing w:after="80"/>
        <w:rPr>
          <w:rFonts w:asciiTheme="minorHAnsi" w:hAnsiTheme="minorHAnsi" w:cstheme="minorHAnsi"/>
        </w:rPr>
      </w:pPr>
    </w:p>
    <w:p w14:paraId="6097C89F" w14:textId="77777777" w:rsidR="00285537" w:rsidRPr="00656AA4" w:rsidRDefault="00B73607" w:rsidP="00285537">
      <w:pPr>
        <w:pStyle w:val="Heading1"/>
        <w:rPr>
          <w:rFonts w:asciiTheme="minorHAnsi" w:hAnsiTheme="minorHAnsi" w:cstheme="minorHAnsi"/>
          <w:sz w:val="28"/>
          <w:szCs w:val="28"/>
        </w:rPr>
      </w:pPr>
      <w:bookmarkStart w:id="32" w:name="_Toc226888210"/>
      <w:r w:rsidRPr="00656AA4">
        <w:rPr>
          <w:rFonts w:asciiTheme="minorHAnsi" w:hAnsiTheme="minorHAnsi" w:cstheme="minorHAnsi"/>
          <w:sz w:val="28"/>
          <w:szCs w:val="28"/>
        </w:rPr>
        <w:t>8. Solution Overview</w:t>
      </w:r>
      <w:bookmarkEnd w:id="32"/>
    </w:p>
    <w:p w14:paraId="39F8736C" w14:textId="77777777" w:rsidR="00285537" w:rsidRPr="00656AA4" w:rsidRDefault="00285537" w:rsidP="00F932BC">
      <w:pPr>
        <w:rPr>
          <w:rFonts w:asciiTheme="minorHAnsi" w:hAnsiTheme="minorHAnsi" w:cstheme="minorHAnsi"/>
          <w:color w:val="888888"/>
        </w:rPr>
      </w:pPr>
      <w:r w:rsidRPr="00656AA4">
        <w:rPr>
          <w:rFonts w:asciiTheme="minorHAnsi" w:hAnsiTheme="minorHAnsi" w:cstheme="minorHAnsi"/>
          <w:color w:val="888888"/>
        </w:rPr>
        <w:t>This section provides a high-level description of the proposed solution, its capabilities, target users, workflows, and operating assumptions. It should be understandable by both technical and non-technical stakeholders.</w:t>
      </w:r>
    </w:p>
    <w:p w14:paraId="0B70D326" w14:textId="77777777" w:rsidR="00285537" w:rsidRPr="00656AA4" w:rsidRDefault="00B73607" w:rsidP="00285537">
      <w:pPr>
        <w:pStyle w:val="Heading2"/>
        <w:rPr>
          <w:rFonts w:asciiTheme="minorHAnsi" w:hAnsiTheme="minorHAnsi" w:cstheme="minorHAnsi"/>
          <w:sz w:val="24"/>
          <w:szCs w:val="24"/>
        </w:rPr>
      </w:pPr>
      <w:bookmarkStart w:id="33" w:name="_3.1_Solution_Description"/>
      <w:bookmarkStart w:id="34" w:name="_Toc226101851"/>
      <w:bookmarkStart w:id="35" w:name="_Toc226102579"/>
      <w:bookmarkStart w:id="36" w:name="_Toc226444482"/>
      <w:bookmarkStart w:id="37" w:name="_Toc226888211"/>
      <w:bookmarkEnd w:id="33"/>
      <w:r w:rsidRPr="00656AA4">
        <w:rPr>
          <w:rFonts w:asciiTheme="minorHAnsi" w:hAnsiTheme="minorHAnsi" w:cstheme="minorHAnsi"/>
          <w:sz w:val="24"/>
          <w:szCs w:val="24"/>
        </w:rPr>
        <w:t>8.1 Solution Description</w:t>
      </w:r>
      <w:bookmarkEnd w:id="34"/>
      <w:bookmarkEnd w:id="35"/>
      <w:bookmarkEnd w:id="36"/>
      <w:bookmarkEnd w:id="37"/>
    </w:p>
    <w:p w14:paraId="02611547" w14:textId="77777777" w:rsidR="009B2A63" w:rsidRPr="00656AA4" w:rsidRDefault="009B2A63" w:rsidP="00285537">
      <w:pPr>
        <w:pStyle w:val="Heading2"/>
        <w:rPr>
          <w:rFonts w:asciiTheme="minorHAnsi" w:hAnsiTheme="minorHAnsi" w:cstheme="minorHAnsi"/>
          <w:b w:val="0"/>
          <w:bCs w:val="0"/>
          <w:color w:val="888888"/>
          <w:sz w:val="20"/>
          <w:szCs w:val="20"/>
        </w:rPr>
      </w:pPr>
      <w:bookmarkStart w:id="38" w:name="_3.2_User_Personas"/>
      <w:bookmarkStart w:id="39" w:name="_Toc226101852"/>
      <w:bookmarkStart w:id="40" w:name="_Toc226102580"/>
      <w:bookmarkStart w:id="41" w:name="_Toc226444483"/>
      <w:bookmarkStart w:id="42" w:name="_Toc226888212"/>
      <w:bookmarkEnd w:id="38"/>
      <w:r w:rsidRPr="00656AA4">
        <w:rPr>
          <w:rFonts w:asciiTheme="minorHAnsi" w:hAnsiTheme="minorHAnsi" w:cstheme="minorHAnsi"/>
          <w:b w:val="0"/>
          <w:bCs w:val="0"/>
          <w:color w:val="888888"/>
          <w:sz w:val="20"/>
          <w:szCs w:val="20"/>
        </w:rPr>
        <w:t>The Policy AI Lab is a high-performance decision-support platform designed to transition the Ministry from traditional, retrospective policymaking to an AI-augmented, predictive, and evidence-based model.</w:t>
      </w:r>
    </w:p>
    <w:p w14:paraId="6179E84F" w14:textId="77777777" w:rsidR="00285537" w:rsidRPr="00656AA4" w:rsidRDefault="00B73607" w:rsidP="00285537">
      <w:pPr>
        <w:pStyle w:val="Heading2"/>
        <w:rPr>
          <w:rFonts w:asciiTheme="minorHAnsi" w:hAnsiTheme="minorHAnsi" w:cstheme="minorHAnsi"/>
          <w:sz w:val="24"/>
          <w:szCs w:val="24"/>
        </w:rPr>
      </w:pPr>
      <w:r w:rsidRPr="00656AA4">
        <w:rPr>
          <w:rFonts w:asciiTheme="minorHAnsi" w:hAnsiTheme="minorHAnsi" w:cstheme="minorHAnsi"/>
          <w:sz w:val="24"/>
          <w:szCs w:val="24"/>
        </w:rPr>
        <w:t>8.2 User Personas</w:t>
      </w:r>
      <w:bookmarkEnd w:id="39"/>
      <w:bookmarkEnd w:id="40"/>
      <w:bookmarkEnd w:id="41"/>
      <w:bookmarkEnd w:id="42"/>
    </w:p>
    <w:tbl>
      <w:tblPr>
        <w:tblW w:w="0" w:type="auto"/>
        <w:tblCellSpacing w:w="15" w:type="dxa"/>
        <w:tblCellMar>
          <w:left w:w="0" w:type="dxa"/>
          <w:right w:w="0" w:type="dxa"/>
        </w:tblCellMar>
        <w:tblLook w:val="04A0" w:firstRow="1" w:lastRow="0" w:firstColumn="1" w:lastColumn="0" w:noHBand="0" w:noVBand="1"/>
      </w:tblPr>
      <w:tblGrid>
        <w:gridCol w:w="3587"/>
        <w:gridCol w:w="6477"/>
      </w:tblGrid>
      <w:tr w:rsidR="00336E9B" w:rsidRPr="00656AA4" w14:paraId="2957BA0F" w14:textId="77777777" w:rsidTr="001222CF">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D1FC4A" w14:textId="77777777" w:rsidR="00336E9B" w:rsidRPr="00656AA4" w:rsidRDefault="00336E9B" w:rsidP="001222CF">
            <w:pPr>
              <w:pStyle w:val="Bullet2"/>
              <w:numPr>
                <w:ilvl w:val="0"/>
                <w:numId w:val="0"/>
              </w:numPr>
              <w:ind w:left="1080"/>
              <w:rPr>
                <w:rFonts w:asciiTheme="minorHAnsi" w:hAnsiTheme="minorHAnsi" w:cstheme="minorHAnsi"/>
                <w:lang w:val="en-US"/>
              </w:rPr>
            </w:pPr>
            <w:r w:rsidRPr="00656AA4">
              <w:rPr>
                <w:rFonts w:asciiTheme="minorHAnsi" w:hAnsiTheme="minorHAnsi" w:cstheme="minorHAnsi"/>
                <w:b/>
                <w:bCs/>
                <w:lang w:val="en-US"/>
              </w:rPr>
              <w:t>Persona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C86857"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Description</w:t>
            </w:r>
          </w:p>
        </w:tc>
      </w:tr>
      <w:tr w:rsidR="00336E9B" w:rsidRPr="00656AA4" w14:paraId="4CEBBC5E"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5898CDF" w14:textId="77777777" w:rsidR="00336E9B" w:rsidRPr="00656AA4" w:rsidRDefault="00336E9B" w:rsidP="001222CF">
            <w:pPr>
              <w:pStyle w:val="Bullet2"/>
              <w:numPr>
                <w:ilvl w:val="0"/>
                <w:numId w:val="0"/>
              </w:numPr>
              <w:ind w:left="360"/>
              <w:rPr>
                <w:rFonts w:asciiTheme="minorHAnsi" w:hAnsiTheme="minorHAnsi" w:cstheme="minorHAnsi"/>
                <w:b/>
                <w:bCs/>
                <w:lang w:val="en-US"/>
              </w:rPr>
            </w:pPr>
            <w:r w:rsidRPr="00656AA4">
              <w:rPr>
                <w:rFonts w:asciiTheme="minorHAnsi" w:hAnsiTheme="minorHAnsi" w:cstheme="minorHAnsi"/>
                <w:b/>
                <w:bCs/>
                <w:lang w:val="en-US"/>
              </w:rPr>
              <w:t>Minister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8EDFC10"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His Excellency, the CEO of MOMAH</w:t>
            </w:r>
          </w:p>
        </w:tc>
      </w:tr>
      <w:tr w:rsidR="00336E9B" w:rsidRPr="00656AA4" w14:paraId="1BB7C480"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A631BA"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Senior Leader / Executive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CE5C4D"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 xml:space="preserve">High-level decision-makers within the </w:t>
            </w:r>
            <w:r w:rsidRPr="00656AA4">
              <w:rPr>
                <w:rFonts w:asciiTheme="minorHAnsi" w:hAnsiTheme="minorHAnsi" w:cstheme="minorHAnsi"/>
                <w:b/>
                <w:bCs/>
                <w:lang w:val="en-US"/>
              </w:rPr>
              <w:t>Executive Office</w:t>
            </w:r>
            <w:r w:rsidRPr="00656AA4">
              <w:rPr>
                <w:rFonts w:asciiTheme="minorHAnsi" w:hAnsiTheme="minorHAnsi" w:cstheme="minorHAnsi"/>
                <w:lang w:val="en-US"/>
              </w:rPr>
              <w:t>.</w:t>
            </w:r>
          </w:p>
        </w:tc>
      </w:tr>
      <w:tr w:rsidR="00336E9B" w:rsidRPr="00656AA4" w14:paraId="118B7C33"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FA23C2"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Policy Analyst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AD1B2"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The primary "strategist" responsible for drafting and refining policy frameworks.</w:t>
            </w:r>
          </w:p>
        </w:tc>
      </w:tr>
      <w:tr w:rsidR="00336E9B" w:rsidRPr="00656AA4" w14:paraId="5E0A9CA4"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285E89"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Housing Economist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F757A"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Expert focused on the financial and macroeconomic impact of policy levers.</w:t>
            </w:r>
          </w:p>
        </w:tc>
      </w:tr>
      <w:tr w:rsidR="00336E9B" w:rsidRPr="00656AA4" w14:paraId="43B631C3"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2818D1"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Data Scientist / AI Unit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4CF095"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The technical team responsible for the platform's underlying models.</w:t>
            </w:r>
          </w:p>
        </w:tc>
      </w:tr>
      <w:tr w:rsidR="00336E9B" w:rsidRPr="00656AA4" w14:paraId="1BADF9D0"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FD111"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Legal &amp; Compliance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246119"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The gatekeeper ensuring all drafts adhere to Saudi Law and Royal Decrees.</w:t>
            </w:r>
          </w:p>
        </w:tc>
      </w:tr>
      <w:tr w:rsidR="00336E9B" w:rsidRPr="00656AA4" w14:paraId="198DAE45"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5729B"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b/>
                <w:bCs/>
                <w:lang w:val="en-US"/>
              </w:rPr>
              <w:t>Business Owner / Product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1AA089" w14:textId="77777777" w:rsidR="00336E9B" w:rsidRPr="00656AA4" w:rsidRDefault="00336E9B" w:rsidP="001222CF">
            <w:pPr>
              <w:pStyle w:val="Bullet2"/>
              <w:numPr>
                <w:ilvl w:val="0"/>
                <w:numId w:val="0"/>
              </w:numPr>
              <w:ind w:left="360"/>
              <w:rPr>
                <w:rFonts w:asciiTheme="minorHAnsi" w:hAnsiTheme="minorHAnsi" w:cstheme="minorHAnsi"/>
                <w:lang w:val="en-US"/>
              </w:rPr>
            </w:pPr>
            <w:r w:rsidRPr="00656AA4">
              <w:rPr>
                <w:rFonts w:asciiTheme="minorHAnsi" w:hAnsiTheme="minorHAnsi" w:cstheme="minorHAnsi"/>
                <w:lang w:val="en-US"/>
              </w:rPr>
              <w:t>Responsible for the strategic direction and delivery of the solution.</w:t>
            </w:r>
          </w:p>
        </w:tc>
      </w:tr>
      <w:tr w:rsidR="00336E9B" w:rsidRPr="00656AA4" w14:paraId="22B7C68A" w14:textId="77777777" w:rsidTr="001222CF">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B634257" w14:textId="77777777" w:rsidR="00336E9B" w:rsidRPr="00656AA4" w:rsidRDefault="00336E9B" w:rsidP="001222CF">
            <w:pPr>
              <w:pStyle w:val="Bullet2"/>
              <w:numPr>
                <w:ilvl w:val="0"/>
                <w:numId w:val="0"/>
              </w:numPr>
              <w:ind w:left="720" w:hanging="360"/>
              <w:rPr>
                <w:rFonts w:asciiTheme="minorHAnsi" w:hAnsiTheme="minorHAnsi" w:cstheme="minorHAnsi"/>
                <w:lang w:val="en-US"/>
              </w:rPr>
            </w:pPr>
            <w:r w:rsidRPr="00656AA4">
              <w:rPr>
                <w:rFonts w:asciiTheme="minorHAnsi" w:hAnsiTheme="minorHAnsi" w:cstheme="minorHAnsi"/>
                <w:b/>
                <w:bCs/>
                <w:lang w:val="en-US"/>
              </w:rPr>
              <w:lastRenderedPageBreak/>
              <w:t>Stakeholder (Internal/External)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F4E310" w14:textId="77777777" w:rsidR="00336E9B" w:rsidRPr="00656AA4" w:rsidRDefault="00336E9B" w:rsidP="001222CF">
            <w:pPr>
              <w:pStyle w:val="Bullet2"/>
              <w:numPr>
                <w:ilvl w:val="0"/>
                <w:numId w:val="0"/>
              </w:numPr>
              <w:ind w:left="720" w:hanging="360"/>
              <w:rPr>
                <w:rFonts w:asciiTheme="minorHAnsi" w:hAnsiTheme="minorHAnsi" w:cstheme="minorHAnsi"/>
                <w:lang w:val="en-US"/>
              </w:rPr>
            </w:pPr>
            <w:r w:rsidRPr="00656AA4">
              <w:rPr>
                <w:rFonts w:asciiTheme="minorHAnsi" w:hAnsiTheme="minorHAnsi" w:cstheme="minorHAnsi"/>
                <w:lang w:val="en-US"/>
              </w:rPr>
              <w:t>Representative from other ministries or the public providing feedback.</w:t>
            </w:r>
          </w:p>
        </w:tc>
      </w:tr>
    </w:tbl>
    <w:p w14:paraId="7F485AEB" w14:textId="77777777" w:rsidR="00336E9B" w:rsidRPr="00656AA4" w:rsidRDefault="00336E9B" w:rsidP="00285537">
      <w:pPr>
        <w:spacing w:before="60" w:after="80"/>
        <w:rPr>
          <w:rFonts w:asciiTheme="minorHAnsi" w:hAnsiTheme="minorHAnsi" w:cstheme="minorHAnsi"/>
          <w:lang w:val="en-GB"/>
        </w:rPr>
      </w:pPr>
    </w:p>
    <w:p w14:paraId="15D4F1D2" w14:textId="77777777" w:rsidR="00285537" w:rsidRPr="00656AA4" w:rsidRDefault="00175BDF" w:rsidP="00333713">
      <w:pPr>
        <w:pStyle w:val="Heading2"/>
        <w:rPr>
          <w:rFonts w:asciiTheme="minorHAnsi" w:hAnsiTheme="minorHAnsi" w:cstheme="minorHAnsi"/>
          <w:sz w:val="24"/>
          <w:szCs w:val="24"/>
        </w:rPr>
      </w:pPr>
      <w:bookmarkStart w:id="43" w:name="_3.3_Key_Capabilities"/>
      <w:bookmarkStart w:id="44" w:name="_Toc226101853"/>
      <w:bookmarkStart w:id="45" w:name="_Toc226102581"/>
      <w:bookmarkStart w:id="46" w:name="_Toc226444484"/>
      <w:bookmarkStart w:id="47" w:name="_Toc226888213"/>
      <w:bookmarkEnd w:id="43"/>
      <w:r w:rsidRPr="00656AA4">
        <w:rPr>
          <w:rFonts w:asciiTheme="minorHAnsi" w:hAnsiTheme="minorHAnsi" w:cstheme="minorHAnsi"/>
          <w:sz w:val="24"/>
          <w:szCs w:val="24"/>
        </w:rPr>
        <w:t>8.3 Key Capabilities</w:t>
      </w:r>
      <w:bookmarkEnd w:id="44"/>
      <w:bookmarkEnd w:id="45"/>
      <w:bookmarkEnd w:id="46"/>
      <w:bookmarkEnd w:id="47"/>
    </w:p>
    <w:tbl>
      <w:tblPr>
        <w:tblW w:w="3221"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5"/>
        <w:gridCol w:w="2311"/>
        <w:gridCol w:w="3586"/>
      </w:tblGrid>
      <w:tr w:rsidR="00B36C24" w:rsidRPr="00656AA4" w14:paraId="267BBD2D" w14:textId="77777777" w:rsidTr="00B36C24">
        <w:tc>
          <w:tcPr>
            <w:tcW w:w="458" w:type="pct"/>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tcPr>
          <w:p w14:paraId="254DAFED" w14:textId="77777777" w:rsidR="00B36C24" w:rsidRPr="00656AA4" w:rsidRDefault="00B36C24" w:rsidP="00B5115F">
            <w:pPr>
              <w:jc w:val="cente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ID</w:t>
            </w:r>
          </w:p>
        </w:tc>
        <w:tc>
          <w:tcPr>
            <w:tcW w:w="1780" w:type="pct"/>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tcPr>
          <w:p w14:paraId="3062D823" w14:textId="77777777" w:rsidR="00B36C24" w:rsidRPr="00656AA4" w:rsidRDefault="00B36C24" w:rsidP="00B5115F">
            <w:pPr>
              <w:jc w:val="cente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Capability</w:t>
            </w:r>
          </w:p>
        </w:tc>
        <w:tc>
          <w:tcPr>
            <w:tcW w:w="2762" w:type="pct"/>
            <w:tcBorders>
              <w:top w:val="single" w:sz="1" w:space="0" w:color="BFBFBF"/>
              <w:left w:val="single" w:sz="1" w:space="0" w:color="BFBFBF"/>
              <w:bottom w:val="single" w:sz="1" w:space="0" w:color="BFBFBF"/>
              <w:right w:val="single" w:sz="1" w:space="0" w:color="BFBFBF"/>
            </w:tcBorders>
            <w:shd w:val="clear" w:color="auto" w:fill="002060"/>
            <w:tcMar>
              <w:top w:w="60" w:type="dxa"/>
              <w:left w:w="100" w:type="dxa"/>
              <w:bottom w:w="60" w:type="dxa"/>
              <w:right w:w="100" w:type="dxa"/>
            </w:tcMar>
          </w:tcPr>
          <w:p w14:paraId="5B0A83AA" w14:textId="77777777" w:rsidR="00B36C24" w:rsidRPr="00656AA4" w:rsidRDefault="00B36C24" w:rsidP="00B5115F">
            <w:pPr>
              <w:jc w:val="cente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Functional/ Description</w:t>
            </w:r>
          </w:p>
        </w:tc>
      </w:tr>
      <w:tr w:rsidR="00B36C24" w:rsidRPr="00656AA4" w14:paraId="0365D4EF" w14:textId="77777777" w:rsidTr="00B36C24">
        <w:tc>
          <w:tcPr>
            <w:tcW w:w="458"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74151B7F" w14:textId="77777777" w:rsidR="00B36C24" w:rsidRPr="00656AA4" w:rsidRDefault="00B36C24" w:rsidP="00B5115F">
            <w:pPr>
              <w:jc w:val="center"/>
              <w:rPr>
                <w:rFonts w:asciiTheme="minorHAnsi" w:hAnsiTheme="minorHAnsi" w:cstheme="minorHAnsi"/>
                <w:b/>
                <w:bCs/>
                <w:color w:val="002060"/>
              </w:rPr>
            </w:pPr>
            <w:r w:rsidRPr="00656AA4">
              <w:rPr>
                <w:rFonts w:asciiTheme="minorHAnsi" w:hAnsiTheme="minorHAnsi" w:cstheme="minorHAnsi"/>
                <w:b/>
                <w:bCs/>
                <w:color w:val="002060"/>
              </w:rPr>
              <w:t>CAP-01</w:t>
            </w:r>
          </w:p>
        </w:tc>
        <w:tc>
          <w:tcPr>
            <w:tcW w:w="1780"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68CCC128" w14:textId="77777777" w:rsidR="00B36C24" w:rsidRPr="00656AA4" w:rsidRDefault="00B36C24" w:rsidP="00CA16AA">
            <w:pPr>
              <w:jc w:val="center"/>
              <w:rPr>
                <w:rFonts w:asciiTheme="minorHAnsi" w:hAnsiTheme="minorHAnsi" w:cstheme="minorHAnsi"/>
                <w:b/>
                <w:bCs/>
                <w:color w:val="002060"/>
              </w:rPr>
            </w:pPr>
            <w:r w:rsidRPr="00656AA4">
              <w:rPr>
                <w:rFonts w:asciiTheme="minorHAnsi" w:hAnsiTheme="minorHAnsi" w:cstheme="minorHAnsi"/>
                <w:b/>
                <w:bCs/>
                <w:color w:val="002060"/>
              </w:rPr>
              <w:t>Policy Intelligence &amp; Knowledge Layer</w:t>
            </w:r>
          </w:p>
        </w:tc>
        <w:tc>
          <w:tcPr>
            <w:tcW w:w="2762"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121B1CA3" w14:textId="77777777" w:rsidR="00B36C24" w:rsidRPr="00656AA4" w:rsidRDefault="00B36C24" w:rsidP="00CA16AA">
            <w:pPr>
              <w:rPr>
                <w:rFonts w:asciiTheme="minorHAnsi" w:hAnsiTheme="minorHAnsi" w:cstheme="minorHAnsi"/>
                <w:b/>
                <w:bCs/>
                <w:color w:val="002060"/>
              </w:rPr>
            </w:pPr>
            <w:r w:rsidRPr="00656AA4">
              <w:rPr>
                <w:rFonts w:asciiTheme="minorHAnsi" w:hAnsiTheme="minorHAnsi" w:cstheme="minorHAnsi"/>
                <w:b/>
                <w:bCs/>
                <w:color w:val="002060"/>
              </w:rPr>
              <w:t xml:space="preserve">- Central Policy Registry &amp; Versioning  </w:t>
            </w:r>
          </w:p>
          <w:p w14:paraId="35264B6B" w14:textId="77777777" w:rsidR="00B36C24" w:rsidRPr="00656AA4" w:rsidRDefault="00B36C24" w:rsidP="00CA16AA">
            <w:pPr>
              <w:rPr>
                <w:rFonts w:asciiTheme="minorHAnsi" w:hAnsiTheme="minorHAnsi" w:cstheme="minorHAnsi"/>
                <w:b/>
                <w:bCs/>
                <w:color w:val="002060"/>
              </w:rPr>
            </w:pPr>
            <w:r w:rsidRPr="00656AA4">
              <w:rPr>
                <w:rFonts w:asciiTheme="minorHAnsi" w:hAnsiTheme="minorHAnsi" w:cstheme="minorHAnsi"/>
                <w:b/>
                <w:bCs/>
                <w:color w:val="002060"/>
              </w:rPr>
              <w:t xml:space="preserve">- Semantic Mapping &amp; Knowledge Graphs </w:t>
            </w:r>
          </w:p>
          <w:p w14:paraId="1928162D" w14:textId="77777777" w:rsidR="00B36C24" w:rsidRPr="00656AA4" w:rsidRDefault="00B36C24" w:rsidP="00CA16AA">
            <w:pPr>
              <w:rPr>
                <w:rFonts w:asciiTheme="minorHAnsi" w:hAnsiTheme="minorHAnsi" w:cstheme="minorHAnsi"/>
                <w:b/>
                <w:bCs/>
                <w:color w:val="002060"/>
              </w:rPr>
            </w:pPr>
            <w:r w:rsidRPr="00656AA4">
              <w:rPr>
                <w:rFonts w:asciiTheme="minorHAnsi" w:hAnsiTheme="minorHAnsi" w:cstheme="minorHAnsi"/>
                <w:b/>
                <w:bCs/>
                <w:color w:val="002060"/>
              </w:rPr>
              <w:t xml:space="preserve">- Evidence Synthesis &amp; Research Integration </w:t>
            </w:r>
          </w:p>
          <w:p w14:paraId="31E768B5" w14:textId="77777777" w:rsidR="00B36C24" w:rsidRPr="00656AA4" w:rsidRDefault="00B36C24" w:rsidP="00CA16AA">
            <w:pPr>
              <w:rPr>
                <w:rFonts w:asciiTheme="minorHAnsi" w:hAnsiTheme="minorHAnsi" w:cstheme="minorHAnsi"/>
                <w:b/>
                <w:bCs/>
                <w:color w:val="002060"/>
              </w:rPr>
            </w:pPr>
          </w:p>
        </w:tc>
      </w:tr>
      <w:tr w:rsidR="00B36C24" w:rsidRPr="00656AA4" w14:paraId="4F45558A" w14:textId="77777777" w:rsidTr="00B36C24">
        <w:tc>
          <w:tcPr>
            <w:tcW w:w="458"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74A67F75" w14:textId="77777777" w:rsidR="00B36C24" w:rsidRPr="00656AA4" w:rsidRDefault="00B36C24" w:rsidP="00B5115F">
            <w:pPr>
              <w:jc w:val="center"/>
              <w:rPr>
                <w:rFonts w:asciiTheme="minorHAnsi" w:hAnsiTheme="minorHAnsi" w:cstheme="minorHAnsi"/>
                <w:b/>
                <w:bCs/>
                <w:color w:val="002060"/>
              </w:rPr>
            </w:pPr>
            <w:r w:rsidRPr="00656AA4">
              <w:rPr>
                <w:rFonts w:asciiTheme="minorHAnsi" w:hAnsiTheme="minorHAnsi" w:cstheme="minorHAnsi"/>
                <w:b/>
                <w:bCs/>
                <w:color w:val="002060"/>
              </w:rPr>
              <w:t>CAP-02</w:t>
            </w:r>
          </w:p>
        </w:tc>
        <w:tc>
          <w:tcPr>
            <w:tcW w:w="1780"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327492E8" w14:textId="77777777" w:rsidR="00B36C24" w:rsidRPr="00656AA4" w:rsidRDefault="00B36C24" w:rsidP="00CA16AA">
            <w:pPr>
              <w:jc w:val="center"/>
              <w:rPr>
                <w:rFonts w:asciiTheme="minorHAnsi" w:hAnsiTheme="minorHAnsi" w:cstheme="minorHAnsi"/>
                <w:b/>
                <w:bCs/>
                <w:color w:val="002060"/>
              </w:rPr>
            </w:pPr>
            <w:r w:rsidRPr="00656AA4">
              <w:rPr>
                <w:rFonts w:asciiTheme="minorHAnsi" w:hAnsiTheme="minorHAnsi" w:cstheme="minorHAnsi"/>
                <w:b/>
                <w:bCs/>
                <w:color w:val="002060"/>
              </w:rPr>
              <w:t>AI-Assisted Policy Generation</w:t>
            </w:r>
          </w:p>
        </w:tc>
        <w:tc>
          <w:tcPr>
            <w:tcW w:w="2762"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3D349B3C" w14:textId="77777777" w:rsidR="00B36C24" w:rsidRPr="00656AA4" w:rsidRDefault="00B36C24" w:rsidP="00CA16AA">
            <w:pPr>
              <w:rPr>
                <w:rFonts w:asciiTheme="minorHAnsi" w:hAnsiTheme="minorHAnsi" w:cstheme="minorHAnsi"/>
                <w:b/>
                <w:bCs/>
                <w:color w:val="002060"/>
              </w:rPr>
            </w:pPr>
            <w:r w:rsidRPr="00656AA4">
              <w:rPr>
                <w:rFonts w:asciiTheme="minorHAnsi" w:hAnsiTheme="minorHAnsi" w:cstheme="minorHAnsi"/>
                <w:b/>
                <w:bCs/>
                <w:color w:val="002060"/>
              </w:rPr>
              <w:t>- Policy Drafting &amp; Brief Generation</w:t>
            </w:r>
          </w:p>
          <w:p w14:paraId="2634152E" w14:textId="77777777" w:rsidR="00B36C24" w:rsidRPr="00656AA4" w:rsidRDefault="00B36C24" w:rsidP="00CA16AA">
            <w:pPr>
              <w:rPr>
                <w:rFonts w:asciiTheme="minorHAnsi" w:hAnsiTheme="minorHAnsi" w:cstheme="minorHAnsi"/>
                <w:b/>
                <w:bCs/>
                <w:color w:val="002060"/>
              </w:rPr>
            </w:pPr>
            <w:r w:rsidRPr="00656AA4">
              <w:rPr>
                <w:rFonts w:asciiTheme="minorHAnsi" w:hAnsiTheme="minorHAnsi" w:cstheme="minorHAnsi"/>
                <w:b/>
                <w:bCs/>
                <w:color w:val="002060"/>
              </w:rPr>
              <w:t>- Comparative Policy Analysis</w:t>
            </w:r>
          </w:p>
          <w:p w14:paraId="371D4B05" w14:textId="77777777" w:rsidR="00B36C24" w:rsidRPr="00656AA4" w:rsidRDefault="00B36C24" w:rsidP="00CA16AA">
            <w:pPr>
              <w:rPr>
                <w:rFonts w:asciiTheme="minorHAnsi" w:hAnsiTheme="minorHAnsi" w:cstheme="minorHAnsi"/>
                <w:b/>
                <w:bCs/>
                <w:color w:val="002060"/>
              </w:rPr>
            </w:pPr>
            <w:r w:rsidRPr="00656AA4">
              <w:rPr>
                <w:rFonts w:asciiTheme="minorHAnsi" w:hAnsiTheme="minorHAnsi" w:cstheme="minorHAnsi"/>
                <w:b/>
                <w:bCs/>
                <w:color w:val="002060"/>
              </w:rPr>
              <w:t>- Scenario-Based Recommendations</w:t>
            </w:r>
          </w:p>
        </w:tc>
      </w:tr>
      <w:tr w:rsidR="00B36C24" w:rsidRPr="00656AA4" w14:paraId="363A7BA7" w14:textId="77777777" w:rsidTr="00B36C24">
        <w:tc>
          <w:tcPr>
            <w:tcW w:w="458"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31EF69DF" w14:textId="77777777" w:rsidR="00B36C24" w:rsidRPr="00656AA4" w:rsidRDefault="00B36C24" w:rsidP="00B5115F">
            <w:pPr>
              <w:jc w:val="center"/>
              <w:rPr>
                <w:rFonts w:asciiTheme="minorHAnsi" w:hAnsiTheme="minorHAnsi" w:cstheme="minorHAnsi"/>
                <w:b/>
                <w:bCs/>
                <w:color w:val="002060"/>
              </w:rPr>
            </w:pPr>
            <w:r w:rsidRPr="00656AA4">
              <w:rPr>
                <w:rFonts w:asciiTheme="minorHAnsi" w:hAnsiTheme="minorHAnsi" w:cstheme="minorHAnsi"/>
                <w:b/>
                <w:bCs/>
                <w:color w:val="002060"/>
              </w:rPr>
              <w:t>CAP-03</w:t>
            </w:r>
          </w:p>
        </w:tc>
        <w:tc>
          <w:tcPr>
            <w:tcW w:w="1780"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48BD6894" w14:textId="77777777" w:rsidR="00B36C24" w:rsidRPr="00656AA4" w:rsidRDefault="00B36C24" w:rsidP="00CA16AA">
            <w:pPr>
              <w:jc w:val="center"/>
              <w:rPr>
                <w:rFonts w:asciiTheme="minorHAnsi" w:hAnsiTheme="minorHAnsi" w:cstheme="minorHAnsi"/>
                <w:b/>
                <w:bCs/>
                <w:color w:val="002060"/>
              </w:rPr>
            </w:pPr>
            <w:r w:rsidRPr="00656AA4">
              <w:rPr>
                <w:rFonts w:asciiTheme="minorHAnsi" w:hAnsiTheme="minorHAnsi" w:cstheme="minorHAnsi"/>
                <w:b/>
                <w:bCs/>
                <w:color w:val="002060"/>
              </w:rPr>
              <w:t>Policy Simulation &amp; Scenario Modeling</w:t>
            </w:r>
          </w:p>
        </w:tc>
        <w:tc>
          <w:tcPr>
            <w:tcW w:w="2762"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2561C411" w14:textId="77777777" w:rsidR="00B36C24" w:rsidRPr="00656AA4" w:rsidRDefault="00B36C24" w:rsidP="002019C0">
            <w:pPr>
              <w:rPr>
                <w:rFonts w:asciiTheme="minorHAnsi" w:hAnsiTheme="minorHAnsi" w:cstheme="minorHAnsi"/>
                <w:b/>
                <w:bCs/>
                <w:color w:val="002060"/>
              </w:rPr>
            </w:pPr>
            <w:r w:rsidRPr="00656AA4">
              <w:rPr>
                <w:rFonts w:asciiTheme="minorHAnsi" w:hAnsiTheme="minorHAnsi" w:cstheme="minorHAnsi"/>
                <w:b/>
                <w:bCs/>
                <w:color w:val="002060"/>
              </w:rPr>
              <w:t>Multi-Variable Simulation Engine</w:t>
            </w:r>
          </w:p>
          <w:p w14:paraId="32AB92E6" w14:textId="77777777" w:rsidR="00B36C24" w:rsidRPr="00656AA4" w:rsidRDefault="00B36C24" w:rsidP="002019C0">
            <w:pPr>
              <w:rPr>
                <w:rFonts w:asciiTheme="minorHAnsi" w:hAnsiTheme="minorHAnsi" w:cstheme="minorHAnsi"/>
                <w:b/>
                <w:bCs/>
                <w:color w:val="002060"/>
              </w:rPr>
            </w:pPr>
            <w:r w:rsidRPr="00656AA4">
              <w:rPr>
                <w:rFonts w:asciiTheme="minorHAnsi" w:hAnsiTheme="minorHAnsi" w:cstheme="minorHAnsi"/>
                <w:b/>
                <w:bCs/>
                <w:color w:val="002060"/>
              </w:rPr>
              <w:t>Scenario Testing</w:t>
            </w:r>
          </w:p>
          <w:p w14:paraId="7B2F4968" w14:textId="77777777" w:rsidR="00B36C24" w:rsidRPr="00656AA4" w:rsidRDefault="00B36C24" w:rsidP="002019C0">
            <w:pPr>
              <w:rPr>
                <w:rFonts w:asciiTheme="minorHAnsi" w:hAnsiTheme="minorHAnsi" w:cstheme="minorHAnsi"/>
                <w:b/>
                <w:bCs/>
                <w:color w:val="002060"/>
              </w:rPr>
            </w:pPr>
            <w:r w:rsidRPr="00656AA4">
              <w:rPr>
                <w:rFonts w:asciiTheme="minorHAnsi" w:hAnsiTheme="minorHAnsi" w:cstheme="minorHAnsi"/>
                <w:b/>
                <w:bCs/>
                <w:color w:val="002060"/>
              </w:rPr>
              <w:t>Predictive Impact Forecasting</w:t>
            </w:r>
          </w:p>
          <w:p w14:paraId="60202266" w14:textId="77777777" w:rsidR="00B36C24" w:rsidRPr="00656AA4" w:rsidRDefault="00B36C24" w:rsidP="002019C0">
            <w:pPr>
              <w:rPr>
                <w:rFonts w:asciiTheme="minorHAnsi" w:hAnsiTheme="minorHAnsi" w:cstheme="minorHAnsi"/>
                <w:b/>
                <w:bCs/>
                <w:color w:val="002060"/>
              </w:rPr>
            </w:pPr>
            <w:r w:rsidRPr="00656AA4">
              <w:rPr>
                <w:rFonts w:asciiTheme="minorHAnsi" w:hAnsiTheme="minorHAnsi" w:cstheme="minorHAnsi"/>
                <w:b/>
                <w:bCs/>
                <w:color w:val="002060"/>
              </w:rPr>
              <w:t>Policy Stress Testing</w:t>
            </w:r>
          </w:p>
        </w:tc>
      </w:tr>
      <w:tr w:rsidR="00B36C24" w:rsidRPr="00656AA4" w14:paraId="3E5F0062" w14:textId="77777777" w:rsidTr="00B36C24">
        <w:tc>
          <w:tcPr>
            <w:tcW w:w="458"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7CA67A60" w14:textId="77777777" w:rsidR="00B36C24" w:rsidRPr="00656AA4" w:rsidRDefault="00B36C24" w:rsidP="00B5115F">
            <w:pPr>
              <w:jc w:val="center"/>
              <w:rPr>
                <w:rFonts w:asciiTheme="minorHAnsi" w:hAnsiTheme="minorHAnsi" w:cstheme="minorHAnsi"/>
                <w:b/>
                <w:bCs/>
                <w:color w:val="002060"/>
              </w:rPr>
            </w:pPr>
            <w:r w:rsidRPr="00656AA4">
              <w:rPr>
                <w:rFonts w:asciiTheme="minorHAnsi" w:hAnsiTheme="minorHAnsi" w:cstheme="minorHAnsi"/>
                <w:b/>
                <w:bCs/>
                <w:color w:val="002060"/>
              </w:rPr>
              <w:t>CAP-04</w:t>
            </w:r>
          </w:p>
        </w:tc>
        <w:tc>
          <w:tcPr>
            <w:tcW w:w="1780"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19B1A45F" w14:textId="77777777" w:rsidR="00B36C24" w:rsidRPr="00656AA4" w:rsidRDefault="00B36C24" w:rsidP="009760BD">
            <w:pPr>
              <w:jc w:val="center"/>
              <w:rPr>
                <w:rFonts w:asciiTheme="minorHAnsi" w:hAnsiTheme="minorHAnsi" w:cstheme="minorHAnsi"/>
                <w:b/>
                <w:bCs/>
                <w:color w:val="002060"/>
              </w:rPr>
            </w:pPr>
            <w:r w:rsidRPr="00656AA4">
              <w:rPr>
                <w:rFonts w:asciiTheme="minorHAnsi" w:hAnsiTheme="minorHAnsi" w:cstheme="minorHAnsi"/>
                <w:b/>
                <w:bCs/>
                <w:color w:val="002060"/>
              </w:rPr>
              <w:t>Collaboration &amp; Workflow Orchestration</w:t>
            </w:r>
          </w:p>
        </w:tc>
        <w:tc>
          <w:tcPr>
            <w:tcW w:w="2762" w:type="pct"/>
            <w:tcBorders>
              <w:top w:val="single" w:sz="1" w:space="0" w:color="BFBFBF"/>
              <w:left w:val="single" w:sz="1" w:space="0" w:color="BFBFBF"/>
              <w:bottom w:val="single" w:sz="1" w:space="0" w:color="BFBFBF"/>
              <w:right w:val="single" w:sz="1" w:space="0" w:color="BFBFBF"/>
            </w:tcBorders>
            <w:shd w:val="clear" w:color="auto" w:fill="FFFFFF" w:themeFill="background1"/>
            <w:tcMar>
              <w:top w:w="60" w:type="dxa"/>
              <w:left w:w="100" w:type="dxa"/>
              <w:bottom w:w="60" w:type="dxa"/>
              <w:right w:w="100" w:type="dxa"/>
            </w:tcMar>
          </w:tcPr>
          <w:p w14:paraId="4EFB8EC7" w14:textId="77777777" w:rsidR="00B36C24" w:rsidRPr="00656AA4" w:rsidRDefault="00B36C24" w:rsidP="009760BD">
            <w:pPr>
              <w:rPr>
                <w:rFonts w:asciiTheme="minorHAnsi" w:hAnsiTheme="minorHAnsi" w:cstheme="minorHAnsi"/>
                <w:b/>
                <w:bCs/>
                <w:color w:val="002060"/>
              </w:rPr>
            </w:pPr>
            <w:r w:rsidRPr="00656AA4">
              <w:rPr>
                <w:rFonts w:asciiTheme="minorHAnsi" w:hAnsiTheme="minorHAnsi" w:cstheme="minorHAnsi"/>
                <w:b/>
                <w:bCs/>
                <w:color w:val="002060"/>
              </w:rPr>
              <w:t>Multi-Stakeholder Collaboration</w:t>
            </w:r>
          </w:p>
          <w:p w14:paraId="23A13FF6" w14:textId="77777777" w:rsidR="00B36C24" w:rsidRPr="00656AA4" w:rsidRDefault="00B36C24" w:rsidP="009760BD">
            <w:pPr>
              <w:rPr>
                <w:rFonts w:asciiTheme="minorHAnsi" w:hAnsiTheme="minorHAnsi" w:cstheme="minorHAnsi"/>
                <w:b/>
                <w:bCs/>
                <w:color w:val="002060"/>
              </w:rPr>
            </w:pPr>
            <w:r w:rsidRPr="00656AA4">
              <w:rPr>
                <w:rFonts w:asciiTheme="minorHAnsi" w:hAnsiTheme="minorHAnsi" w:cstheme="minorHAnsi"/>
                <w:b/>
                <w:bCs/>
                <w:color w:val="002060"/>
              </w:rPr>
              <w:t>Policy Lifecycle Management</w:t>
            </w:r>
          </w:p>
          <w:p w14:paraId="7C1F87C5" w14:textId="77777777" w:rsidR="00B36C24" w:rsidRPr="00656AA4" w:rsidRDefault="00B36C24" w:rsidP="009760BD">
            <w:pPr>
              <w:rPr>
                <w:rFonts w:asciiTheme="minorHAnsi" w:hAnsiTheme="minorHAnsi" w:cstheme="minorHAnsi"/>
                <w:b/>
                <w:bCs/>
                <w:color w:val="002060"/>
              </w:rPr>
            </w:pPr>
            <w:r w:rsidRPr="00656AA4">
              <w:rPr>
                <w:rFonts w:asciiTheme="minorHAnsi" w:hAnsiTheme="minorHAnsi" w:cstheme="minorHAnsi"/>
                <w:b/>
                <w:bCs/>
                <w:color w:val="002060"/>
              </w:rPr>
              <w:t>Auditability &amp; Governance</w:t>
            </w:r>
          </w:p>
        </w:tc>
      </w:tr>
    </w:tbl>
    <w:p w14:paraId="5D9E94C1" w14:textId="77777777" w:rsidR="00285537" w:rsidRPr="00656AA4" w:rsidRDefault="00175BDF" w:rsidP="00285537">
      <w:pPr>
        <w:pStyle w:val="Heading2"/>
        <w:rPr>
          <w:rFonts w:asciiTheme="minorHAnsi" w:hAnsiTheme="minorHAnsi" w:cstheme="minorHAnsi"/>
          <w:sz w:val="24"/>
          <w:szCs w:val="24"/>
        </w:rPr>
      </w:pPr>
      <w:bookmarkStart w:id="48" w:name="_Toc225877589"/>
      <w:bookmarkStart w:id="49" w:name="_Toc226101854"/>
      <w:bookmarkStart w:id="50" w:name="_Toc226102582"/>
      <w:bookmarkStart w:id="51" w:name="_Toc226444485"/>
      <w:bookmarkStart w:id="52" w:name="_Toc226888214"/>
      <w:r w:rsidRPr="00656AA4">
        <w:rPr>
          <w:rFonts w:asciiTheme="minorHAnsi" w:hAnsiTheme="minorHAnsi" w:cstheme="minorHAnsi"/>
          <w:sz w:val="24"/>
          <w:szCs w:val="24"/>
        </w:rPr>
        <w:t>8.4 Process / Workflow</w:t>
      </w:r>
      <w:bookmarkEnd w:id="48"/>
      <w:bookmarkEnd w:id="49"/>
      <w:bookmarkEnd w:id="50"/>
      <w:bookmarkEnd w:id="51"/>
      <w:bookmarkEnd w:id="52"/>
    </w:p>
    <w:p w14:paraId="27BD9232" w14:textId="77777777" w:rsidR="00CA16AA" w:rsidRPr="00656AA4" w:rsidRDefault="00CA16AA" w:rsidP="00CA16AA">
      <w:pPr>
        <w:jc w:val="center"/>
        <w:rPr>
          <w:rFonts w:asciiTheme="minorHAnsi" w:hAnsiTheme="minorHAnsi" w:cstheme="minorHAnsi"/>
          <w:color w:val="888888"/>
        </w:rPr>
      </w:pPr>
      <w:r w:rsidRPr="00656AA4">
        <w:rPr>
          <w:rFonts w:asciiTheme="minorHAnsi" w:hAnsiTheme="minorHAnsi" w:cstheme="minorHAnsi"/>
          <w:noProof/>
          <w:color w:val="888888"/>
        </w:rPr>
        <w:lastRenderedPageBreak/>
        <w:drawing>
          <wp:inline distT="0" distB="0" distL="0" distR="0" wp14:anchorId="78B640B2" wp14:editId="53F0B4E3">
            <wp:extent cx="4573270" cy="8534400"/>
            <wp:effectExtent l="0" t="0" r="0" b="0"/>
            <wp:docPr id="135144821" name="Picture 2" descr="The diagram illustrates a comprehensive process for policy development and implementation, including stages such as initiation, strategic targeting, legal updates, risk assessment, compliance checks, impact simulations, and multi-layer approvals, leading to the execution and monitoring of the program.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4821" name="Picture 2" descr="The diagram illustrates a comprehensive process for policy development and implementation, including stages such as initiation, strategic targeting, legal updates, risk assessment, compliance checks, impact simulations, and multi-layer approvals, leading to the execution and monitoring of the program.  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73270" cy="8534400"/>
                    </a:xfrm>
                    <a:prstGeom prst="rect">
                      <a:avLst/>
                    </a:prstGeom>
                    <a:noFill/>
                    <a:ln>
                      <a:noFill/>
                    </a:ln>
                  </pic:spPr>
                </pic:pic>
              </a:graphicData>
            </a:graphic>
          </wp:inline>
        </w:drawing>
      </w:r>
    </w:p>
    <w:p w14:paraId="2E9E5917" w14:textId="77777777" w:rsidR="00285537" w:rsidRPr="00656AA4" w:rsidRDefault="00285537" w:rsidP="00285537">
      <w:pPr>
        <w:jc w:val="center"/>
        <w:rPr>
          <w:rFonts w:asciiTheme="minorHAnsi" w:hAnsiTheme="minorHAnsi" w:cstheme="minorHAnsi"/>
          <w:lang w:val="en-GB"/>
        </w:rPr>
      </w:pPr>
    </w:p>
    <w:p w14:paraId="0BCC816E" w14:textId="77777777" w:rsidR="00285537" w:rsidRPr="00656AA4" w:rsidRDefault="00175BDF" w:rsidP="00285537">
      <w:pPr>
        <w:pStyle w:val="Heading2"/>
        <w:rPr>
          <w:rFonts w:asciiTheme="minorHAnsi" w:hAnsiTheme="minorHAnsi" w:cstheme="minorHAnsi"/>
          <w:sz w:val="24"/>
          <w:szCs w:val="24"/>
        </w:rPr>
      </w:pPr>
      <w:bookmarkStart w:id="53" w:name="_3.5_User_Journey"/>
      <w:bookmarkStart w:id="54" w:name="_Toc226444486"/>
      <w:bookmarkStart w:id="55" w:name="_Toc226888215"/>
      <w:bookmarkEnd w:id="53"/>
      <w:r w:rsidRPr="00656AA4">
        <w:rPr>
          <w:rFonts w:asciiTheme="minorHAnsi" w:hAnsiTheme="minorHAnsi" w:cstheme="minorHAnsi"/>
          <w:sz w:val="24"/>
          <w:szCs w:val="24"/>
        </w:rPr>
        <w:t>8.5 User Journey</w:t>
      </w:r>
      <w:bookmarkEnd w:id="54"/>
      <w:bookmarkEnd w:id="55"/>
    </w:p>
    <w:p w14:paraId="3F8E03AC" w14:textId="77777777" w:rsidR="0049221D" w:rsidRPr="00656AA4" w:rsidRDefault="0049221D" w:rsidP="0049221D">
      <w:pPr>
        <w:pStyle w:val="Bullet2"/>
        <w:numPr>
          <w:ilvl w:val="0"/>
          <w:numId w:val="0"/>
        </w:numPr>
        <w:ind w:left="720" w:hanging="360"/>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Role</w:t>
      </w:r>
      <w:r w:rsidRPr="00656AA4">
        <w:rPr>
          <w:rFonts w:asciiTheme="minorHAnsi" w:hAnsiTheme="minorHAnsi" w:cstheme="minorHAnsi"/>
          <w:b/>
          <w:bCs/>
          <w:sz w:val="32"/>
          <w:szCs w:val="32"/>
          <w:lang w:val="en-US"/>
        </w:rPr>
        <w:noBreakHyphen/>
        <w:t>Based Functionality</w:t>
      </w:r>
    </w:p>
    <w:p w14:paraId="462FA57E" w14:textId="77777777" w:rsidR="0049221D" w:rsidRPr="00656AA4" w:rsidRDefault="0049221D" w:rsidP="0049221D">
      <w:pPr>
        <w:rPr>
          <w:rFonts w:asciiTheme="minorHAnsi" w:hAnsiTheme="minorHAnsi" w:cstheme="minorHAnsi"/>
        </w:rPr>
      </w:pPr>
    </w:p>
    <w:p w14:paraId="2CEC9B9B"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1. Minister (His Excellency)</w:t>
      </w:r>
    </w:p>
    <w:p w14:paraId="0C1A5211"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68CB17F6" w14:textId="77777777" w:rsidR="0049221D" w:rsidRPr="00656AA4" w:rsidRDefault="0049221D">
      <w:pPr>
        <w:numPr>
          <w:ilvl w:val="0"/>
          <w:numId w:val="3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Can be linked to HEM’s Executive Cockpit with national</w:t>
      </w:r>
      <w:r w:rsidRPr="00656AA4">
        <w:rPr>
          <w:rFonts w:asciiTheme="minorHAnsi" w:hAnsiTheme="minorHAnsi" w:cstheme="minorHAnsi"/>
        </w:rPr>
        <w:noBreakHyphen/>
        <w:t>level KPIs, risk posture, and policy health indicators.</w:t>
      </w:r>
    </w:p>
    <w:p w14:paraId="526324A3" w14:textId="77777777" w:rsidR="0049221D" w:rsidRPr="00656AA4" w:rsidRDefault="0049221D">
      <w:pPr>
        <w:numPr>
          <w:ilvl w:val="0"/>
          <w:numId w:val="3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Vision 2030 alignment scoring and scenario comparison.</w:t>
      </w:r>
    </w:p>
    <w:p w14:paraId="40816D1D" w14:textId="77777777" w:rsidR="0049221D" w:rsidRPr="00656AA4" w:rsidRDefault="0049221D">
      <w:pPr>
        <w:numPr>
          <w:ilvl w:val="0"/>
          <w:numId w:val="3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Tier</w:t>
      </w:r>
      <w:r w:rsidRPr="00656AA4">
        <w:rPr>
          <w:rFonts w:asciiTheme="minorHAnsi" w:hAnsiTheme="minorHAnsi" w:cstheme="minorHAnsi"/>
        </w:rPr>
        <w:noBreakHyphen/>
        <w:t>3 escalation alerts with concise decision summaries.</w:t>
      </w:r>
    </w:p>
    <w:p w14:paraId="4043BA97" w14:textId="77777777" w:rsidR="0049221D" w:rsidRPr="00656AA4" w:rsidRDefault="0049221D">
      <w:pPr>
        <w:numPr>
          <w:ilvl w:val="0"/>
          <w:numId w:val="3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Final approval gateway with override capability.</w:t>
      </w:r>
    </w:p>
    <w:p w14:paraId="015A1085"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773873BD" w14:textId="77777777" w:rsidR="0049221D" w:rsidRPr="00656AA4" w:rsidRDefault="0049221D">
      <w:pPr>
        <w:numPr>
          <w:ilvl w:val="0"/>
          <w:numId w:val="3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Scenario Comparison Panel:</w:t>
      </w:r>
      <w:r w:rsidRPr="00656AA4">
        <w:rPr>
          <w:rFonts w:asciiTheme="minorHAnsi" w:hAnsiTheme="minorHAnsi" w:cstheme="minorHAnsi"/>
        </w:rPr>
        <w:t xml:space="preserve"> </w:t>
      </w:r>
      <w:r w:rsidRPr="00656AA4">
        <w:rPr>
          <w:rFonts w:asciiTheme="minorHAnsi" w:hAnsiTheme="minorHAnsi" w:cstheme="minorHAnsi"/>
        </w:rPr>
        <w:br/>
        <w:t>The Minister can compare:</w:t>
      </w:r>
    </w:p>
    <w:p w14:paraId="4BBD070E"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i/>
          <w:iCs/>
        </w:rPr>
        <w:t>Baseline:</w:t>
      </w:r>
      <w:r w:rsidRPr="00656AA4">
        <w:rPr>
          <w:rFonts w:asciiTheme="minorHAnsi" w:hAnsiTheme="minorHAnsi" w:cstheme="minorHAnsi"/>
        </w:rPr>
        <w:t xml:space="preserve"> No policy intervention</w:t>
      </w:r>
    </w:p>
    <w:p w14:paraId="2DC490F5"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i/>
          <w:iCs/>
        </w:rPr>
        <w:t>Proposed Policy:</w:t>
      </w:r>
      <w:r w:rsidRPr="00656AA4">
        <w:rPr>
          <w:rFonts w:asciiTheme="minorHAnsi" w:hAnsiTheme="minorHAnsi" w:cstheme="minorHAnsi"/>
        </w:rPr>
        <w:t xml:space="preserve"> Subsidy + land release</w:t>
      </w:r>
    </w:p>
    <w:p w14:paraId="68F9DDEB"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i/>
          <w:iCs/>
        </w:rPr>
        <w:t>Optimized Scenario:</w:t>
      </w:r>
      <w:r w:rsidRPr="00656AA4">
        <w:rPr>
          <w:rFonts w:asciiTheme="minorHAnsi" w:hAnsiTheme="minorHAnsi" w:cstheme="minorHAnsi"/>
        </w:rPr>
        <w:t xml:space="preserve"> Adjusted subsidy + developer incentive</w:t>
      </w:r>
      <w:r w:rsidRPr="00656AA4">
        <w:rPr>
          <w:rFonts w:asciiTheme="minorHAnsi" w:hAnsiTheme="minorHAnsi" w:cstheme="minorHAnsi"/>
        </w:rPr>
        <w:br/>
        <w:t>Each scenario shows impact on homeownership, fiscal cost, and regional distribution.</w:t>
      </w:r>
    </w:p>
    <w:p w14:paraId="54C3752F" w14:textId="77777777" w:rsidR="0049221D" w:rsidRPr="00656AA4" w:rsidRDefault="0049221D">
      <w:pPr>
        <w:numPr>
          <w:ilvl w:val="0"/>
          <w:numId w:val="3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Tier</w:t>
      </w:r>
      <w:r w:rsidRPr="00656AA4">
        <w:rPr>
          <w:rFonts w:asciiTheme="minorHAnsi" w:hAnsiTheme="minorHAnsi" w:cstheme="minorHAnsi"/>
          <w:b/>
          <w:bCs/>
        </w:rPr>
        <w:noBreakHyphen/>
        <w:t>3 Alert Example:</w:t>
      </w:r>
      <w:r w:rsidRPr="00656AA4">
        <w:rPr>
          <w:rFonts w:asciiTheme="minorHAnsi" w:hAnsiTheme="minorHAnsi" w:cstheme="minorHAnsi"/>
        </w:rPr>
        <w:t xml:space="preserve"> </w:t>
      </w:r>
      <w:r w:rsidRPr="00656AA4">
        <w:rPr>
          <w:rFonts w:asciiTheme="minorHAnsi" w:hAnsiTheme="minorHAnsi" w:cstheme="minorHAnsi"/>
        </w:rPr>
        <w:br/>
      </w:r>
      <w:r w:rsidRPr="00656AA4">
        <w:rPr>
          <w:rFonts w:asciiTheme="minorHAnsi" w:hAnsiTheme="minorHAnsi" w:cstheme="minorHAnsi"/>
          <w:i/>
          <w:iCs/>
        </w:rPr>
        <w:t>“Black Swan simulation indicates a 22% drop in developer participation under current incentive structure. Immediate review recommended.”</w:t>
      </w:r>
    </w:p>
    <w:p w14:paraId="69736CBB" w14:textId="77777777" w:rsidR="0049221D" w:rsidRPr="00656AA4" w:rsidRDefault="0049221D">
      <w:pPr>
        <w:numPr>
          <w:ilvl w:val="0"/>
          <w:numId w:val="3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Executive Cockpit Example:</w:t>
      </w:r>
      <w:r w:rsidRPr="00656AA4">
        <w:rPr>
          <w:rFonts w:asciiTheme="minorHAnsi" w:hAnsiTheme="minorHAnsi" w:cstheme="minorHAnsi"/>
        </w:rPr>
        <w:t xml:space="preserve"> </w:t>
      </w:r>
      <w:r w:rsidRPr="00656AA4">
        <w:rPr>
          <w:rFonts w:asciiTheme="minorHAnsi" w:hAnsiTheme="minorHAnsi" w:cstheme="minorHAnsi"/>
        </w:rPr>
        <w:br/>
        <w:t>A single screen showing:</w:t>
      </w:r>
    </w:p>
    <w:p w14:paraId="0C1F27EA"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Homeownership trajectory vs. Vision 2030 target</w:t>
      </w:r>
    </w:p>
    <w:p w14:paraId="224AF7A7"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Top 5 high</w:t>
      </w:r>
      <w:r w:rsidRPr="00656AA4">
        <w:rPr>
          <w:rFonts w:asciiTheme="minorHAnsi" w:hAnsiTheme="minorHAnsi" w:cstheme="minorHAnsi"/>
        </w:rPr>
        <w:noBreakHyphen/>
        <w:t>risk policies</w:t>
      </w:r>
    </w:p>
    <w:p w14:paraId="310B8BA0"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Regions with highest affordability stress</w:t>
      </w:r>
    </w:p>
    <w:p w14:paraId="22F83751" w14:textId="77777777" w:rsidR="0049221D" w:rsidRPr="00656AA4" w:rsidRDefault="0049221D">
      <w:pPr>
        <w:numPr>
          <w:ilvl w:val="1"/>
          <w:numId w:val="33"/>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Policies requiring ministerial action this week</w:t>
      </w:r>
    </w:p>
    <w:p w14:paraId="276EEF20"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65D86A27"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 xml:space="preserve">The Minister’s interface must be </w:t>
      </w:r>
      <w:r w:rsidRPr="00656AA4">
        <w:rPr>
          <w:rFonts w:asciiTheme="minorHAnsi" w:hAnsiTheme="minorHAnsi" w:cstheme="minorHAnsi"/>
          <w:b/>
          <w:bCs/>
        </w:rPr>
        <w:t>ultra</w:t>
      </w:r>
      <w:r w:rsidRPr="00656AA4">
        <w:rPr>
          <w:rFonts w:asciiTheme="minorHAnsi" w:hAnsiTheme="minorHAnsi" w:cstheme="minorHAnsi"/>
          <w:b/>
          <w:bCs/>
        </w:rPr>
        <w:noBreakHyphen/>
        <w:t>high</w:t>
      </w:r>
      <w:r w:rsidRPr="00656AA4">
        <w:rPr>
          <w:rFonts w:asciiTheme="minorHAnsi" w:hAnsiTheme="minorHAnsi" w:cstheme="minorHAnsi"/>
          <w:b/>
          <w:bCs/>
        </w:rPr>
        <w:noBreakHyphen/>
        <w:t>level</w:t>
      </w:r>
      <w:r w:rsidRPr="00656AA4">
        <w:rPr>
          <w:rFonts w:asciiTheme="minorHAnsi" w:hAnsiTheme="minorHAnsi" w:cstheme="minorHAnsi"/>
        </w:rPr>
        <w:t xml:space="preserve">, with the ability to drill down only when needed. Recommend adding a </w:t>
      </w:r>
      <w:r w:rsidRPr="00656AA4">
        <w:rPr>
          <w:rFonts w:asciiTheme="minorHAnsi" w:hAnsiTheme="minorHAnsi" w:cstheme="minorHAnsi"/>
          <w:b/>
          <w:bCs/>
        </w:rPr>
        <w:t>“Decision Justification Generator”</w:t>
      </w:r>
      <w:r w:rsidRPr="00656AA4">
        <w:rPr>
          <w:rFonts w:asciiTheme="minorHAnsi" w:hAnsiTheme="minorHAnsi" w:cstheme="minorHAnsi"/>
        </w:rPr>
        <w:t xml:space="preserve"> that produces a one</w:t>
      </w:r>
      <w:r w:rsidRPr="00656AA4">
        <w:rPr>
          <w:rFonts w:asciiTheme="minorHAnsi" w:hAnsiTheme="minorHAnsi" w:cstheme="minorHAnsi"/>
        </w:rPr>
        <w:noBreakHyphen/>
        <w:t>page rationale for each approval.</w:t>
      </w:r>
    </w:p>
    <w:p w14:paraId="3A6D379B"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1DDF55F2">
          <v:rect id="_x0000_i1025" style="width:0;height:1.5pt" o:hralign="center" o:hrstd="t" o:hr="t" fillcolor="#a0a0a0" stroked="f"/>
        </w:pict>
      </w:r>
    </w:p>
    <w:p w14:paraId="0AFAFC32"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2. Senior Leaders / Executives</w:t>
      </w:r>
    </w:p>
    <w:p w14:paraId="59A9B732"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Required/Recommended Functionality</w:t>
      </w:r>
    </w:p>
    <w:p w14:paraId="5EE5D95F" w14:textId="77777777" w:rsidR="0049221D" w:rsidRPr="00656AA4" w:rsidRDefault="0049221D">
      <w:pPr>
        <w:numPr>
          <w:ilvl w:val="0"/>
          <w:numId w:val="3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Vision 2030 Alignment Auditor</w:t>
      </w:r>
    </w:p>
    <w:p w14:paraId="32D0F40B" w14:textId="77777777" w:rsidR="0049221D" w:rsidRPr="00656AA4" w:rsidRDefault="0049221D">
      <w:pPr>
        <w:numPr>
          <w:ilvl w:val="0"/>
          <w:numId w:val="3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Regional Impact Visualization</w:t>
      </w:r>
    </w:p>
    <w:p w14:paraId="152F1E5E" w14:textId="77777777" w:rsidR="0049221D" w:rsidRPr="00656AA4" w:rsidRDefault="0049221D">
      <w:pPr>
        <w:numPr>
          <w:ilvl w:val="0"/>
          <w:numId w:val="3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Human</w:t>
      </w:r>
      <w:r w:rsidRPr="00656AA4">
        <w:rPr>
          <w:rFonts w:asciiTheme="minorHAnsi" w:hAnsiTheme="minorHAnsi" w:cstheme="minorHAnsi"/>
        </w:rPr>
        <w:noBreakHyphen/>
        <w:t>in</w:t>
      </w:r>
      <w:r w:rsidRPr="00656AA4">
        <w:rPr>
          <w:rFonts w:asciiTheme="minorHAnsi" w:hAnsiTheme="minorHAnsi" w:cstheme="minorHAnsi"/>
        </w:rPr>
        <w:noBreakHyphen/>
        <w:t>the</w:t>
      </w:r>
      <w:r w:rsidRPr="00656AA4">
        <w:rPr>
          <w:rFonts w:asciiTheme="minorHAnsi" w:hAnsiTheme="minorHAnsi" w:cstheme="minorHAnsi"/>
        </w:rPr>
        <w:noBreakHyphen/>
        <w:t>Loop validation</w:t>
      </w:r>
    </w:p>
    <w:p w14:paraId="4BACC3DB" w14:textId="77777777" w:rsidR="0049221D" w:rsidRPr="00656AA4" w:rsidRDefault="0049221D">
      <w:pPr>
        <w:numPr>
          <w:ilvl w:val="0"/>
          <w:numId w:val="3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Tier</w:t>
      </w:r>
      <w:r w:rsidRPr="00656AA4">
        <w:rPr>
          <w:rFonts w:asciiTheme="minorHAnsi" w:hAnsiTheme="minorHAnsi" w:cstheme="minorHAnsi"/>
        </w:rPr>
        <w:noBreakHyphen/>
        <w:t>2 strategic briefings</w:t>
      </w:r>
    </w:p>
    <w:p w14:paraId="3DE27BE1" w14:textId="77777777" w:rsidR="0049221D" w:rsidRPr="00656AA4" w:rsidRDefault="0049221D">
      <w:pPr>
        <w:numPr>
          <w:ilvl w:val="0"/>
          <w:numId w:val="3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lastRenderedPageBreak/>
        <w:t>Cross</w:t>
      </w:r>
      <w:r w:rsidRPr="00656AA4">
        <w:rPr>
          <w:rFonts w:asciiTheme="minorHAnsi" w:hAnsiTheme="minorHAnsi" w:cstheme="minorHAnsi"/>
        </w:rPr>
        <w:noBreakHyphen/>
        <w:t>sector ripple effect mapping</w:t>
      </w:r>
    </w:p>
    <w:p w14:paraId="34B73FFB"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751E4078" w14:textId="77777777" w:rsidR="0049221D" w:rsidRPr="00656AA4" w:rsidRDefault="0049221D">
      <w:pPr>
        <w:numPr>
          <w:ilvl w:val="0"/>
          <w:numId w:val="35"/>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Regional Impact Visualization:</w:t>
      </w:r>
      <w:r w:rsidRPr="00656AA4">
        <w:rPr>
          <w:rFonts w:asciiTheme="minorHAnsi" w:hAnsiTheme="minorHAnsi" w:cstheme="minorHAnsi"/>
        </w:rPr>
        <w:t xml:space="preserve"> </w:t>
      </w:r>
      <w:r w:rsidRPr="00656AA4">
        <w:rPr>
          <w:rFonts w:asciiTheme="minorHAnsi" w:hAnsiTheme="minorHAnsi" w:cstheme="minorHAnsi"/>
        </w:rPr>
        <w:br/>
        <w:t>A heatmap showing how a mortgage subsidy affects:</w:t>
      </w:r>
    </w:p>
    <w:p w14:paraId="249C35F4" w14:textId="77777777" w:rsidR="0049221D" w:rsidRPr="00656AA4" w:rsidRDefault="0049221D">
      <w:pPr>
        <w:numPr>
          <w:ilvl w:val="1"/>
          <w:numId w:val="35"/>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Riyadh: e.g. +6% homeownership</w:t>
      </w:r>
    </w:p>
    <w:p w14:paraId="17CE9CF2" w14:textId="77777777" w:rsidR="0049221D" w:rsidRPr="00656AA4" w:rsidRDefault="0049221D">
      <w:pPr>
        <w:numPr>
          <w:ilvl w:val="1"/>
          <w:numId w:val="35"/>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Jeddah: e.g. +2%</w:t>
      </w:r>
    </w:p>
    <w:p w14:paraId="6C67B871" w14:textId="77777777" w:rsidR="0049221D" w:rsidRPr="00656AA4" w:rsidRDefault="0049221D">
      <w:pPr>
        <w:numPr>
          <w:ilvl w:val="1"/>
          <w:numId w:val="35"/>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Northern Borders: No impact due to low developer presence</w:t>
      </w:r>
    </w:p>
    <w:p w14:paraId="621BC0A8" w14:textId="77777777" w:rsidR="0049221D" w:rsidRPr="00656AA4" w:rsidRDefault="0049221D">
      <w:pPr>
        <w:numPr>
          <w:ilvl w:val="0"/>
          <w:numId w:val="35"/>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Ripple Effect Example:</w:t>
      </w:r>
      <w:r w:rsidRPr="00656AA4">
        <w:rPr>
          <w:rFonts w:asciiTheme="minorHAnsi" w:hAnsiTheme="minorHAnsi" w:cstheme="minorHAnsi"/>
        </w:rPr>
        <w:t xml:space="preserve"> </w:t>
      </w:r>
      <w:r w:rsidRPr="00656AA4">
        <w:rPr>
          <w:rFonts w:asciiTheme="minorHAnsi" w:hAnsiTheme="minorHAnsi" w:cstheme="minorHAnsi"/>
        </w:rPr>
        <w:br/>
        <w:t>A municipal zoning change triggers:</w:t>
      </w:r>
    </w:p>
    <w:p w14:paraId="5DBAE5BD" w14:textId="77777777" w:rsidR="0049221D" w:rsidRPr="00656AA4" w:rsidRDefault="0049221D">
      <w:pPr>
        <w:numPr>
          <w:ilvl w:val="1"/>
          <w:numId w:val="35"/>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Increased infrastructure cost (MoF)</w:t>
      </w:r>
    </w:p>
    <w:p w14:paraId="660C7566" w14:textId="77777777" w:rsidR="0049221D" w:rsidRPr="00656AA4" w:rsidRDefault="0049221D">
      <w:pPr>
        <w:numPr>
          <w:ilvl w:val="1"/>
          <w:numId w:val="35"/>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Higher land values (SAMA)</w:t>
      </w:r>
    </w:p>
    <w:p w14:paraId="0700BFEC" w14:textId="77777777" w:rsidR="0049221D" w:rsidRPr="00656AA4" w:rsidRDefault="0049221D">
      <w:pPr>
        <w:numPr>
          <w:ilvl w:val="1"/>
          <w:numId w:val="35"/>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Reduced affordability (MOMAH)</w:t>
      </w:r>
    </w:p>
    <w:p w14:paraId="42CF697F" w14:textId="77777777" w:rsidR="0049221D" w:rsidRPr="00656AA4" w:rsidRDefault="0049221D">
      <w:pPr>
        <w:numPr>
          <w:ilvl w:val="0"/>
          <w:numId w:val="35"/>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Tier</w:t>
      </w:r>
      <w:r w:rsidRPr="00656AA4">
        <w:rPr>
          <w:rFonts w:asciiTheme="minorHAnsi" w:hAnsiTheme="minorHAnsi" w:cstheme="minorHAnsi"/>
          <w:b/>
          <w:bCs/>
        </w:rPr>
        <w:noBreakHyphen/>
        <w:t>2 Briefing Example:</w:t>
      </w:r>
      <w:r w:rsidRPr="00656AA4">
        <w:rPr>
          <w:rFonts w:asciiTheme="minorHAnsi" w:hAnsiTheme="minorHAnsi" w:cstheme="minorHAnsi"/>
        </w:rPr>
        <w:t xml:space="preserve"> </w:t>
      </w:r>
      <w:r w:rsidRPr="00656AA4">
        <w:rPr>
          <w:rFonts w:asciiTheme="minorHAnsi" w:hAnsiTheme="minorHAnsi" w:cstheme="minorHAnsi"/>
        </w:rPr>
        <w:br/>
      </w:r>
      <w:r w:rsidRPr="00656AA4">
        <w:rPr>
          <w:rFonts w:asciiTheme="minorHAnsi" w:hAnsiTheme="minorHAnsi" w:cstheme="minorHAnsi"/>
          <w:i/>
          <w:iCs/>
        </w:rPr>
        <w:t>“Policy X improves homeownership by 4% but increases fiscal exposure by SAR 1.2B. Consider adjusting LTV ratios.”</w:t>
      </w:r>
    </w:p>
    <w:p w14:paraId="2A0EFFC9"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1C7782E9"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 xml:space="preserve">Executives need a </w:t>
      </w:r>
      <w:r w:rsidRPr="00656AA4">
        <w:rPr>
          <w:rFonts w:asciiTheme="minorHAnsi" w:hAnsiTheme="minorHAnsi" w:cstheme="minorHAnsi"/>
          <w:b/>
          <w:bCs/>
        </w:rPr>
        <w:t>policy portfolio view</w:t>
      </w:r>
      <w:r w:rsidRPr="00656AA4">
        <w:rPr>
          <w:rFonts w:asciiTheme="minorHAnsi" w:hAnsiTheme="minorHAnsi" w:cstheme="minorHAnsi"/>
        </w:rPr>
        <w:t xml:space="preserve"> showing how all active policies interact, overlap, or conflict across ministries.</w:t>
      </w:r>
    </w:p>
    <w:p w14:paraId="2FE5E3A9"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1BF0E1E9">
          <v:rect id="_x0000_i1026" style="width:0;height:1.5pt" o:hralign="center" o:hrstd="t" o:hr="t" fillcolor="#a0a0a0" stroked="f"/>
        </w:pict>
      </w:r>
    </w:p>
    <w:p w14:paraId="215B9B05"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3. Policy Analysts (Strategists)</w:t>
      </w:r>
    </w:p>
    <w:p w14:paraId="5256D360"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67F7EB6E" w14:textId="77777777" w:rsidR="0049221D" w:rsidRPr="00656AA4" w:rsidRDefault="0049221D">
      <w:pPr>
        <w:numPr>
          <w:ilvl w:val="0"/>
          <w:numId w:val="3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Intelligent Policy Generator &amp; Synthesizer</w:t>
      </w:r>
    </w:p>
    <w:p w14:paraId="2D0FC7D5" w14:textId="77777777" w:rsidR="0049221D" w:rsidRPr="00656AA4" w:rsidRDefault="0049221D">
      <w:pPr>
        <w:numPr>
          <w:ilvl w:val="0"/>
          <w:numId w:val="3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Gap &amp; Opportunity Analysis</w:t>
      </w:r>
    </w:p>
    <w:p w14:paraId="51720D4C" w14:textId="77777777" w:rsidR="0049221D" w:rsidRPr="00656AA4" w:rsidRDefault="0049221D">
      <w:pPr>
        <w:numPr>
          <w:ilvl w:val="0"/>
          <w:numId w:val="3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Consultation Comment Synthesis</w:t>
      </w:r>
    </w:p>
    <w:p w14:paraId="1F74EB10" w14:textId="77777777" w:rsidR="0049221D" w:rsidRPr="00656AA4" w:rsidRDefault="0049221D">
      <w:pPr>
        <w:numPr>
          <w:ilvl w:val="0"/>
          <w:numId w:val="3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Access to Institutional Memory Vault</w:t>
      </w:r>
    </w:p>
    <w:p w14:paraId="636A7F1B" w14:textId="77777777" w:rsidR="0049221D" w:rsidRPr="00656AA4" w:rsidRDefault="0049221D">
      <w:pPr>
        <w:numPr>
          <w:ilvl w:val="0"/>
          <w:numId w:val="3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Drafting sandbox with version control</w:t>
      </w:r>
    </w:p>
    <w:p w14:paraId="079B14CA"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63794506" w14:textId="77777777" w:rsidR="0049221D" w:rsidRPr="00656AA4" w:rsidRDefault="0049221D">
      <w:pPr>
        <w:numPr>
          <w:ilvl w:val="0"/>
          <w:numId w:val="37"/>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AI Drafting Example:</w:t>
      </w:r>
      <w:r w:rsidRPr="00656AA4">
        <w:rPr>
          <w:rFonts w:asciiTheme="minorHAnsi" w:hAnsiTheme="minorHAnsi" w:cstheme="minorHAnsi"/>
        </w:rPr>
        <w:t xml:space="preserve"> </w:t>
      </w:r>
      <w:r w:rsidRPr="00656AA4">
        <w:rPr>
          <w:rFonts w:asciiTheme="minorHAnsi" w:hAnsiTheme="minorHAnsi" w:cstheme="minorHAnsi"/>
        </w:rPr>
        <w:br/>
        <w:t>Analyst inputs:</w:t>
      </w:r>
    </w:p>
    <w:p w14:paraId="3E59E77F"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Objective: “Reduce land cost by 10%”</w:t>
      </w:r>
    </w:p>
    <w:p w14:paraId="1A12D7B1"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Constraint: “Fiscal neutrality required”</w:t>
      </w:r>
      <w:r w:rsidRPr="00656AA4">
        <w:rPr>
          <w:rFonts w:asciiTheme="minorHAnsi" w:hAnsiTheme="minorHAnsi" w:cstheme="minorHAnsi"/>
        </w:rPr>
        <w:br/>
        <w:t>AI generates:</w:t>
      </w:r>
    </w:p>
    <w:p w14:paraId="5FE971FF" w14:textId="77777777" w:rsidR="0049221D" w:rsidRPr="00656AA4" w:rsidRDefault="0049221D">
      <w:pPr>
        <w:numPr>
          <w:ilvl w:val="1"/>
          <w:numId w:val="52"/>
        </w:numPr>
        <w:spacing w:after="160" w:line="278" w:lineRule="auto"/>
        <w:ind w:left="1800"/>
        <w:rPr>
          <w:rFonts w:asciiTheme="minorHAnsi" w:hAnsiTheme="minorHAnsi" w:cstheme="minorHAnsi"/>
        </w:rPr>
      </w:pPr>
      <w:r w:rsidRPr="00656AA4">
        <w:rPr>
          <w:rFonts w:asciiTheme="minorHAnsi" w:hAnsiTheme="minorHAnsi" w:cstheme="minorHAnsi"/>
        </w:rPr>
        <w:t>Policy mechanism options (e.g., land value capture, zoning incentives)</w:t>
      </w:r>
    </w:p>
    <w:p w14:paraId="19C73588" w14:textId="77777777" w:rsidR="0049221D" w:rsidRPr="00656AA4" w:rsidRDefault="0049221D">
      <w:pPr>
        <w:numPr>
          <w:ilvl w:val="1"/>
          <w:numId w:val="52"/>
        </w:numPr>
        <w:spacing w:after="160" w:line="278" w:lineRule="auto"/>
        <w:ind w:left="1800"/>
        <w:rPr>
          <w:rFonts w:asciiTheme="minorHAnsi" w:hAnsiTheme="minorHAnsi" w:cstheme="minorHAnsi"/>
        </w:rPr>
      </w:pPr>
      <w:r w:rsidRPr="00656AA4">
        <w:rPr>
          <w:rFonts w:asciiTheme="minorHAnsi" w:hAnsiTheme="minorHAnsi" w:cstheme="minorHAnsi"/>
        </w:rPr>
        <w:t>Legal basis referencing relevant Royal Decrees</w:t>
      </w:r>
    </w:p>
    <w:p w14:paraId="0A5D597B" w14:textId="77777777" w:rsidR="0049221D" w:rsidRPr="00656AA4" w:rsidRDefault="0049221D">
      <w:pPr>
        <w:numPr>
          <w:ilvl w:val="1"/>
          <w:numId w:val="52"/>
        </w:numPr>
        <w:spacing w:after="160" w:line="278" w:lineRule="auto"/>
        <w:ind w:left="1800"/>
        <w:rPr>
          <w:rFonts w:asciiTheme="minorHAnsi" w:hAnsiTheme="minorHAnsi" w:cstheme="minorHAnsi"/>
        </w:rPr>
      </w:pPr>
      <w:r w:rsidRPr="00656AA4">
        <w:rPr>
          <w:rFonts w:asciiTheme="minorHAnsi" w:hAnsiTheme="minorHAnsi" w:cstheme="minorHAnsi"/>
        </w:rPr>
        <w:t>Expected fiscal impact</w:t>
      </w:r>
    </w:p>
    <w:p w14:paraId="3A3E8A91" w14:textId="77777777" w:rsidR="0049221D" w:rsidRPr="00656AA4" w:rsidRDefault="0049221D">
      <w:pPr>
        <w:numPr>
          <w:ilvl w:val="1"/>
          <w:numId w:val="52"/>
        </w:numPr>
        <w:spacing w:after="160" w:line="278" w:lineRule="auto"/>
        <w:ind w:left="1800"/>
        <w:rPr>
          <w:rFonts w:asciiTheme="minorHAnsi" w:hAnsiTheme="minorHAnsi" w:cstheme="minorHAnsi"/>
        </w:rPr>
      </w:pPr>
      <w:r w:rsidRPr="00656AA4">
        <w:rPr>
          <w:rFonts w:asciiTheme="minorHAnsi" w:hAnsiTheme="minorHAnsi" w:cstheme="minorHAnsi"/>
        </w:rPr>
        <w:t>International benchmarks (e.g., Singapore’s land acquisition model)</w:t>
      </w:r>
    </w:p>
    <w:p w14:paraId="0C56B013" w14:textId="77777777" w:rsidR="0049221D" w:rsidRPr="00656AA4" w:rsidRDefault="0049221D">
      <w:pPr>
        <w:numPr>
          <w:ilvl w:val="0"/>
          <w:numId w:val="37"/>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lastRenderedPageBreak/>
        <w:t>Gap Analysis Example:</w:t>
      </w:r>
      <w:r w:rsidRPr="00656AA4">
        <w:rPr>
          <w:rFonts w:asciiTheme="minorHAnsi" w:hAnsiTheme="minorHAnsi" w:cstheme="minorHAnsi"/>
        </w:rPr>
        <w:t xml:space="preserve"> </w:t>
      </w:r>
      <w:r w:rsidRPr="00656AA4">
        <w:rPr>
          <w:rFonts w:asciiTheme="minorHAnsi" w:hAnsiTheme="minorHAnsi" w:cstheme="minorHAnsi"/>
        </w:rPr>
        <w:br/>
        <w:t>System identifies that MOMAH lacks policies addressing:</w:t>
      </w:r>
    </w:p>
    <w:p w14:paraId="74AD82BE"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Developer financing bottlenecks</w:t>
      </w:r>
    </w:p>
    <w:p w14:paraId="3F7DBBEB"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Affordable rental supply</w:t>
      </w:r>
    </w:p>
    <w:p w14:paraId="559EFAD0"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Green building compliance enforcement</w:t>
      </w:r>
    </w:p>
    <w:p w14:paraId="4F08F29A" w14:textId="77777777" w:rsidR="0049221D" w:rsidRPr="00656AA4" w:rsidRDefault="0049221D">
      <w:pPr>
        <w:numPr>
          <w:ilvl w:val="0"/>
          <w:numId w:val="37"/>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Consultation Synthesis Example:</w:t>
      </w:r>
      <w:r w:rsidRPr="00656AA4">
        <w:rPr>
          <w:rFonts w:asciiTheme="minorHAnsi" w:hAnsiTheme="minorHAnsi" w:cstheme="minorHAnsi"/>
        </w:rPr>
        <w:t xml:space="preserve"> </w:t>
      </w:r>
      <w:r w:rsidRPr="00656AA4">
        <w:rPr>
          <w:rFonts w:asciiTheme="minorHAnsi" w:hAnsiTheme="minorHAnsi" w:cstheme="minorHAnsi"/>
        </w:rPr>
        <w:br/>
        <w:t>From 1,200 public comments, the system clusters:</w:t>
      </w:r>
    </w:p>
    <w:p w14:paraId="254FCD25"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32% affordability concerns</w:t>
      </w:r>
    </w:p>
    <w:p w14:paraId="017DDE0F"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21% developer incentives</w:t>
      </w:r>
    </w:p>
    <w:p w14:paraId="54BCA237"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18% zoning restrictions</w:t>
      </w:r>
    </w:p>
    <w:p w14:paraId="63A7FDBB" w14:textId="77777777" w:rsidR="0049221D" w:rsidRPr="00656AA4" w:rsidRDefault="0049221D">
      <w:pPr>
        <w:numPr>
          <w:ilvl w:val="1"/>
          <w:numId w:val="3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12% environmental impact</w:t>
      </w:r>
    </w:p>
    <w:p w14:paraId="3EBDEDDD"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175B0597"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 xml:space="preserve">Analysts need a </w:t>
      </w:r>
      <w:r w:rsidRPr="00656AA4">
        <w:rPr>
          <w:rFonts w:asciiTheme="minorHAnsi" w:hAnsiTheme="minorHAnsi" w:cstheme="minorHAnsi"/>
          <w:b/>
          <w:bCs/>
        </w:rPr>
        <w:t>structured assumption builder</w:t>
      </w:r>
      <w:r w:rsidRPr="00656AA4">
        <w:rPr>
          <w:rFonts w:asciiTheme="minorHAnsi" w:hAnsiTheme="minorHAnsi" w:cstheme="minorHAnsi"/>
        </w:rPr>
        <w:t xml:space="preserve"> to ensure all policies follow a consistent logic model (e.g., population growth, material cost assumptions, SIBOR baseline).</w:t>
      </w:r>
    </w:p>
    <w:p w14:paraId="19F21E37"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03175594">
          <v:rect id="_x0000_i1027" style="width:0;height:1.5pt" o:hralign="center" o:hrstd="t" o:hr="t" fillcolor="#a0a0a0" stroked="f"/>
        </w:pict>
      </w:r>
    </w:p>
    <w:p w14:paraId="787DEBD5"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4. Housing Economists</w:t>
      </w:r>
    </w:p>
    <w:p w14:paraId="11CD5201"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0CCF9B27" w14:textId="77777777" w:rsidR="0049221D" w:rsidRPr="00656AA4" w:rsidRDefault="0049221D">
      <w:pPr>
        <w:numPr>
          <w:ilvl w:val="0"/>
          <w:numId w:val="3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Multi</w:t>
      </w:r>
      <w:r w:rsidRPr="00656AA4">
        <w:rPr>
          <w:rFonts w:asciiTheme="minorHAnsi" w:hAnsiTheme="minorHAnsi" w:cstheme="minorHAnsi"/>
        </w:rPr>
        <w:noBreakHyphen/>
        <w:t>Variable Simulation Lab (ABM)</w:t>
      </w:r>
    </w:p>
    <w:p w14:paraId="137FCFC8" w14:textId="77777777" w:rsidR="0049221D" w:rsidRPr="00656AA4" w:rsidRDefault="0049221D">
      <w:pPr>
        <w:numPr>
          <w:ilvl w:val="0"/>
          <w:numId w:val="3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Black Swan stress testing</w:t>
      </w:r>
    </w:p>
    <w:p w14:paraId="2952F05E" w14:textId="77777777" w:rsidR="0049221D" w:rsidRPr="00656AA4" w:rsidRDefault="0049221D">
      <w:pPr>
        <w:numPr>
          <w:ilvl w:val="0"/>
          <w:numId w:val="3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Sensitivity analysis</w:t>
      </w:r>
    </w:p>
    <w:p w14:paraId="6DDC0F47" w14:textId="77777777" w:rsidR="0049221D" w:rsidRPr="00656AA4" w:rsidRDefault="0049221D">
      <w:pPr>
        <w:numPr>
          <w:ilvl w:val="0"/>
          <w:numId w:val="3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Risk escalation monitoring</w:t>
      </w:r>
    </w:p>
    <w:p w14:paraId="2E42FB6C" w14:textId="77777777" w:rsidR="0049221D" w:rsidRPr="00656AA4" w:rsidRDefault="0049221D">
      <w:pPr>
        <w:numPr>
          <w:ilvl w:val="0"/>
          <w:numId w:val="3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Ability to manipulate macro, social, and market variables</w:t>
      </w:r>
    </w:p>
    <w:p w14:paraId="5AB435F9"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4E878632" w14:textId="77777777" w:rsidR="0049221D" w:rsidRPr="00656AA4" w:rsidRDefault="0049221D">
      <w:pPr>
        <w:numPr>
          <w:ilvl w:val="0"/>
          <w:numId w:val="39"/>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ABM Example:</w:t>
      </w:r>
      <w:r w:rsidRPr="00656AA4">
        <w:rPr>
          <w:rFonts w:asciiTheme="minorHAnsi" w:hAnsiTheme="minorHAnsi" w:cstheme="minorHAnsi"/>
        </w:rPr>
        <w:t xml:space="preserve"> </w:t>
      </w:r>
      <w:r w:rsidRPr="00656AA4">
        <w:rPr>
          <w:rFonts w:asciiTheme="minorHAnsi" w:hAnsiTheme="minorHAnsi" w:cstheme="minorHAnsi"/>
        </w:rPr>
        <w:br/>
        <w:t>The system simulates:</w:t>
      </w:r>
    </w:p>
    <w:p w14:paraId="403405DB"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1.2M households</w:t>
      </w:r>
    </w:p>
    <w:p w14:paraId="26D1664C"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4,000 developers</w:t>
      </w:r>
    </w:p>
    <w:p w14:paraId="4A4E2CE1"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30 banks</w:t>
      </w:r>
    </w:p>
    <w:p w14:paraId="341C8137"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13 regions</w:t>
      </w:r>
      <w:r w:rsidRPr="00656AA4">
        <w:rPr>
          <w:rFonts w:asciiTheme="minorHAnsi" w:hAnsiTheme="minorHAnsi" w:cstheme="minorHAnsi"/>
        </w:rPr>
        <w:br/>
        <w:t>Each agent reacts to policy levers (LTV changes, subsidies, land tax adjustments).</w:t>
      </w:r>
    </w:p>
    <w:p w14:paraId="4495EDC7" w14:textId="77777777" w:rsidR="0049221D" w:rsidRPr="00656AA4" w:rsidRDefault="0049221D">
      <w:pPr>
        <w:numPr>
          <w:ilvl w:val="0"/>
          <w:numId w:val="39"/>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Black Swan Example:</w:t>
      </w:r>
    </w:p>
    <w:p w14:paraId="46CFBA1E"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Global supply chain disruption … material costs +40%</w:t>
      </w:r>
    </w:p>
    <w:p w14:paraId="2A23EE09"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Interest rate shock … SIBOR +300bps</w:t>
      </w:r>
    </w:p>
    <w:p w14:paraId="3F6FA0A4"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Developer insolvency risk increases by 18%</w:t>
      </w:r>
    </w:p>
    <w:p w14:paraId="38729775" w14:textId="77777777" w:rsidR="0049221D" w:rsidRPr="00656AA4" w:rsidRDefault="0049221D">
      <w:pPr>
        <w:numPr>
          <w:ilvl w:val="0"/>
          <w:numId w:val="39"/>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lastRenderedPageBreak/>
        <w:t>Sensitivity Analysis Example:</w:t>
      </w:r>
      <w:r w:rsidRPr="00656AA4">
        <w:rPr>
          <w:rFonts w:asciiTheme="minorHAnsi" w:hAnsiTheme="minorHAnsi" w:cstheme="minorHAnsi"/>
        </w:rPr>
        <w:t xml:space="preserve"> </w:t>
      </w:r>
      <w:r w:rsidRPr="00656AA4">
        <w:rPr>
          <w:rFonts w:asciiTheme="minorHAnsi" w:hAnsiTheme="minorHAnsi" w:cstheme="minorHAnsi"/>
        </w:rPr>
        <w:br/>
        <w:t>Tornado chart shows the most sensitive variables:</w:t>
      </w:r>
    </w:p>
    <w:p w14:paraId="1F294237"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Interest rates (highest impact)</w:t>
      </w:r>
    </w:p>
    <w:p w14:paraId="0CDE023D"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Land availability</w:t>
      </w:r>
    </w:p>
    <w:p w14:paraId="3C0891DC" w14:textId="77777777" w:rsidR="0049221D" w:rsidRPr="00656AA4" w:rsidRDefault="0049221D">
      <w:pPr>
        <w:numPr>
          <w:ilvl w:val="1"/>
          <w:numId w:val="3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Developer incentives</w:t>
      </w:r>
    </w:p>
    <w:p w14:paraId="2FD08B80"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6E847A86"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Economists need:</w:t>
      </w:r>
    </w:p>
    <w:p w14:paraId="6B5D5C64" w14:textId="77777777" w:rsidR="0049221D" w:rsidRPr="00656AA4" w:rsidRDefault="0049221D">
      <w:pPr>
        <w:numPr>
          <w:ilvl w:val="0"/>
          <w:numId w:val="4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Exportable simulation datasets</w:t>
      </w:r>
      <w:r w:rsidRPr="00656AA4">
        <w:rPr>
          <w:rFonts w:asciiTheme="minorHAnsi" w:hAnsiTheme="minorHAnsi" w:cstheme="minorHAnsi"/>
        </w:rPr>
        <w:t xml:space="preserve"> for offline econometric modeling</w:t>
      </w:r>
    </w:p>
    <w:p w14:paraId="77AE4FF3" w14:textId="77777777" w:rsidR="0049221D" w:rsidRPr="00656AA4" w:rsidRDefault="0049221D">
      <w:pPr>
        <w:numPr>
          <w:ilvl w:val="0"/>
          <w:numId w:val="4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Variable locking</w:t>
      </w:r>
      <w:r w:rsidRPr="00656AA4">
        <w:rPr>
          <w:rFonts w:asciiTheme="minorHAnsi" w:hAnsiTheme="minorHAnsi" w:cstheme="minorHAnsi"/>
        </w:rPr>
        <w:t xml:space="preserve"> to isolate single</w:t>
      </w:r>
      <w:r w:rsidRPr="00656AA4">
        <w:rPr>
          <w:rFonts w:asciiTheme="minorHAnsi" w:hAnsiTheme="minorHAnsi" w:cstheme="minorHAnsi"/>
        </w:rPr>
        <w:noBreakHyphen/>
        <w:t>factor impacts</w:t>
      </w:r>
    </w:p>
    <w:p w14:paraId="753E2592" w14:textId="77777777" w:rsidR="0049221D" w:rsidRPr="00656AA4" w:rsidRDefault="0049221D">
      <w:pPr>
        <w:numPr>
          <w:ilvl w:val="0"/>
          <w:numId w:val="4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Regional overrides</w:t>
      </w:r>
      <w:r w:rsidRPr="00656AA4">
        <w:rPr>
          <w:rFonts w:asciiTheme="minorHAnsi" w:hAnsiTheme="minorHAnsi" w:cstheme="minorHAnsi"/>
        </w:rPr>
        <w:t xml:space="preserve"> (e.g., different land values in Tabuk vs. Riyadh)</w:t>
      </w:r>
    </w:p>
    <w:p w14:paraId="6C343B76"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313ACF81">
          <v:rect id="_x0000_i1028" style="width:0;height:1.5pt" o:hralign="center" o:hrstd="t" o:hr="t" fillcolor="#a0a0a0" stroked="f"/>
        </w:pict>
      </w:r>
    </w:p>
    <w:p w14:paraId="2ADA0D96"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5. Data Scientists / AI Unit</w:t>
      </w:r>
    </w:p>
    <w:p w14:paraId="0A4806BE"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083752EF" w14:textId="77777777" w:rsidR="0049221D" w:rsidRPr="00656AA4" w:rsidRDefault="0049221D">
      <w:pPr>
        <w:numPr>
          <w:ilvl w:val="0"/>
          <w:numId w:val="4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Model retraining</w:t>
      </w:r>
    </w:p>
    <w:p w14:paraId="4D755F3C" w14:textId="77777777" w:rsidR="0049221D" w:rsidRPr="00656AA4" w:rsidRDefault="0049221D">
      <w:pPr>
        <w:numPr>
          <w:ilvl w:val="0"/>
          <w:numId w:val="4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Explainability audits</w:t>
      </w:r>
    </w:p>
    <w:p w14:paraId="2AD3546B" w14:textId="77777777" w:rsidR="0049221D" w:rsidRPr="00656AA4" w:rsidRDefault="0049221D">
      <w:pPr>
        <w:numPr>
          <w:ilvl w:val="0"/>
          <w:numId w:val="4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Drift detection</w:t>
      </w:r>
    </w:p>
    <w:p w14:paraId="085A5BA0" w14:textId="77777777" w:rsidR="0049221D" w:rsidRPr="00656AA4" w:rsidRDefault="0049221D">
      <w:pPr>
        <w:numPr>
          <w:ilvl w:val="0"/>
          <w:numId w:val="4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Access to raw logs</w:t>
      </w:r>
    </w:p>
    <w:p w14:paraId="0D79B8EF" w14:textId="77777777" w:rsidR="0049221D" w:rsidRPr="00656AA4" w:rsidRDefault="0049221D">
      <w:pPr>
        <w:numPr>
          <w:ilvl w:val="0"/>
          <w:numId w:val="4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Threshold and guardrail configuration</w:t>
      </w:r>
    </w:p>
    <w:p w14:paraId="11B857F5" w14:textId="77777777" w:rsidR="0049221D" w:rsidRPr="00656AA4" w:rsidRDefault="0049221D">
      <w:pPr>
        <w:numPr>
          <w:ilvl w:val="0"/>
          <w:numId w:val="4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Model versioning and lineage tracking</w:t>
      </w:r>
    </w:p>
    <w:p w14:paraId="68130F25"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3E38E0AC" w14:textId="77777777" w:rsidR="0049221D" w:rsidRPr="00656AA4" w:rsidRDefault="0049221D">
      <w:pPr>
        <w:numPr>
          <w:ilvl w:val="0"/>
          <w:numId w:val="4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Drift Detection Example:</w:t>
      </w:r>
      <w:r w:rsidRPr="00656AA4">
        <w:rPr>
          <w:rFonts w:asciiTheme="minorHAnsi" w:hAnsiTheme="minorHAnsi" w:cstheme="minorHAnsi"/>
        </w:rPr>
        <w:t xml:space="preserve"> </w:t>
      </w:r>
      <w:r w:rsidRPr="00656AA4">
        <w:rPr>
          <w:rFonts w:asciiTheme="minorHAnsi" w:hAnsiTheme="minorHAnsi" w:cstheme="minorHAnsi"/>
        </w:rPr>
        <w:br/>
      </w:r>
      <w:r w:rsidRPr="00656AA4">
        <w:rPr>
          <w:rFonts w:asciiTheme="minorHAnsi" w:hAnsiTheme="minorHAnsi" w:cstheme="minorHAnsi"/>
          <w:i/>
          <w:iCs/>
        </w:rPr>
        <w:t>“Model accuracy dropped from 92% to 83% due to new mortgage behavior among 25–34 age group.”</w:t>
      </w:r>
    </w:p>
    <w:p w14:paraId="27100558" w14:textId="77777777" w:rsidR="0049221D" w:rsidRPr="00656AA4" w:rsidRDefault="0049221D">
      <w:pPr>
        <w:numPr>
          <w:ilvl w:val="0"/>
          <w:numId w:val="4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Explainability Example:</w:t>
      </w:r>
      <w:r w:rsidRPr="00656AA4">
        <w:rPr>
          <w:rFonts w:asciiTheme="minorHAnsi" w:hAnsiTheme="minorHAnsi" w:cstheme="minorHAnsi"/>
        </w:rPr>
        <w:t xml:space="preserve"> </w:t>
      </w:r>
      <w:r w:rsidRPr="00656AA4">
        <w:rPr>
          <w:rFonts w:asciiTheme="minorHAnsi" w:hAnsiTheme="minorHAnsi" w:cstheme="minorHAnsi"/>
        </w:rPr>
        <w:br/>
        <w:t>Clicking on a simulation result reveals:</w:t>
      </w:r>
    </w:p>
    <w:p w14:paraId="2CA9D929"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Top 5 variables influencing outcome</w:t>
      </w:r>
    </w:p>
    <w:p w14:paraId="0AFCCBB8"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Data sources used</w:t>
      </w:r>
    </w:p>
    <w:p w14:paraId="1F2012CF"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Weighting logic</w:t>
      </w:r>
    </w:p>
    <w:p w14:paraId="2C7E552F"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Historical back</w:t>
      </w:r>
      <w:r w:rsidRPr="00656AA4">
        <w:rPr>
          <w:rFonts w:asciiTheme="minorHAnsi" w:hAnsiTheme="minorHAnsi" w:cstheme="minorHAnsi"/>
        </w:rPr>
        <w:noBreakHyphen/>
        <w:t>testing accuracy</w:t>
      </w:r>
    </w:p>
    <w:p w14:paraId="0596B894" w14:textId="77777777" w:rsidR="0049221D" w:rsidRPr="00656AA4" w:rsidRDefault="0049221D">
      <w:pPr>
        <w:numPr>
          <w:ilvl w:val="0"/>
          <w:numId w:val="42"/>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Model Governance Example:</w:t>
      </w:r>
      <w:r w:rsidRPr="00656AA4">
        <w:rPr>
          <w:rFonts w:asciiTheme="minorHAnsi" w:hAnsiTheme="minorHAnsi" w:cstheme="minorHAnsi"/>
        </w:rPr>
        <w:t xml:space="preserve"> </w:t>
      </w:r>
      <w:r w:rsidRPr="00656AA4">
        <w:rPr>
          <w:rFonts w:asciiTheme="minorHAnsi" w:hAnsiTheme="minorHAnsi" w:cstheme="minorHAnsi"/>
        </w:rPr>
        <w:br/>
        <w:t>Data scientists can compare:</w:t>
      </w:r>
    </w:p>
    <w:p w14:paraId="0233CAB4"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Model v1.2 (pre</w:t>
      </w:r>
      <w:r w:rsidRPr="00656AA4">
        <w:rPr>
          <w:rFonts w:asciiTheme="minorHAnsi" w:hAnsiTheme="minorHAnsi" w:cstheme="minorHAnsi"/>
        </w:rPr>
        <w:noBreakHyphen/>
        <w:t>COVID behavior)</w:t>
      </w:r>
    </w:p>
    <w:p w14:paraId="17F41311"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Model v2.0 (post</w:t>
      </w:r>
      <w:r w:rsidRPr="00656AA4">
        <w:rPr>
          <w:rFonts w:asciiTheme="minorHAnsi" w:hAnsiTheme="minorHAnsi" w:cstheme="minorHAnsi"/>
        </w:rPr>
        <w:noBreakHyphen/>
        <w:t>COVID behavior)</w:t>
      </w:r>
    </w:p>
    <w:p w14:paraId="098C2516" w14:textId="77777777" w:rsidR="0049221D" w:rsidRPr="00656AA4" w:rsidRDefault="0049221D">
      <w:pPr>
        <w:numPr>
          <w:ilvl w:val="1"/>
          <w:numId w:val="42"/>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Model v3.1 (after new SAMA regulations)</w:t>
      </w:r>
    </w:p>
    <w:p w14:paraId="6077600F"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5EACF996"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lastRenderedPageBreak/>
        <w:t xml:space="preserve">A </w:t>
      </w:r>
      <w:r w:rsidRPr="00656AA4">
        <w:rPr>
          <w:rFonts w:asciiTheme="minorHAnsi" w:hAnsiTheme="minorHAnsi" w:cstheme="minorHAnsi"/>
          <w:b/>
          <w:bCs/>
        </w:rPr>
        <w:t>model governance dashboard</w:t>
      </w:r>
      <w:r w:rsidRPr="00656AA4">
        <w:rPr>
          <w:rFonts w:asciiTheme="minorHAnsi" w:hAnsiTheme="minorHAnsi" w:cstheme="minorHAnsi"/>
        </w:rPr>
        <w:t xml:space="preserve"> is essential to ensure transparency, auditability, and compliance.</w:t>
      </w:r>
    </w:p>
    <w:p w14:paraId="2CEFDD0A"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38375F4F">
          <v:rect id="_x0000_i1029" style="width:0;height:1.5pt" o:hralign="center" o:hrstd="t" o:hr="t" fillcolor="#a0a0a0" stroked="f"/>
        </w:pict>
      </w:r>
    </w:p>
    <w:p w14:paraId="08FF918B"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6. Legal &amp; Compliance Officers</w:t>
      </w:r>
    </w:p>
    <w:p w14:paraId="4F7F2ADB"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5C9BF796" w14:textId="77777777" w:rsidR="0049221D" w:rsidRPr="00656AA4" w:rsidRDefault="0049221D">
      <w:pPr>
        <w:numPr>
          <w:ilvl w:val="0"/>
          <w:numId w:val="4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Regulatory Conflict Engine</w:t>
      </w:r>
    </w:p>
    <w:p w14:paraId="66762223" w14:textId="77777777" w:rsidR="0049221D" w:rsidRPr="00656AA4" w:rsidRDefault="0049221D">
      <w:pPr>
        <w:numPr>
          <w:ilvl w:val="0"/>
          <w:numId w:val="4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Legal basis extraction</w:t>
      </w:r>
    </w:p>
    <w:p w14:paraId="5D088117" w14:textId="77777777" w:rsidR="0049221D" w:rsidRPr="00656AA4" w:rsidRDefault="0049221D">
      <w:pPr>
        <w:numPr>
          <w:ilvl w:val="0"/>
          <w:numId w:val="4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Compliance Gateway (PDPL/NCA)</w:t>
      </w:r>
    </w:p>
    <w:p w14:paraId="2A4D2A2C" w14:textId="77777777" w:rsidR="0049221D" w:rsidRPr="00656AA4" w:rsidRDefault="0049221D">
      <w:pPr>
        <w:numPr>
          <w:ilvl w:val="0"/>
          <w:numId w:val="4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Clause</w:t>
      </w:r>
      <w:r w:rsidRPr="00656AA4">
        <w:rPr>
          <w:rFonts w:asciiTheme="minorHAnsi" w:hAnsiTheme="minorHAnsi" w:cstheme="minorHAnsi"/>
        </w:rPr>
        <w:noBreakHyphen/>
        <w:t>level traceability</w:t>
      </w:r>
    </w:p>
    <w:p w14:paraId="6D579327" w14:textId="77777777" w:rsidR="0049221D" w:rsidRPr="00656AA4" w:rsidRDefault="0049221D">
      <w:pPr>
        <w:numPr>
          <w:ilvl w:val="0"/>
          <w:numId w:val="43"/>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Override permissions</w:t>
      </w:r>
    </w:p>
    <w:p w14:paraId="53B52FB6"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68F42C5C" w14:textId="77777777" w:rsidR="0049221D" w:rsidRPr="00656AA4" w:rsidRDefault="0049221D">
      <w:pPr>
        <w:numPr>
          <w:ilvl w:val="0"/>
          <w:numId w:val="4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Conflict Detection Example:</w:t>
      </w:r>
      <w:r w:rsidRPr="00656AA4">
        <w:rPr>
          <w:rFonts w:asciiTheme="minorHAnsi" w:hAnsiTheme="minorHAnsi" w:cstheme="minorHAnsi"/>
        </w:rPr>
        <w:t xml:space="preserve"> </w:t>
      </w:r>
      <w:r w:rsidRPr="00656AA4">
        <w:rPr>
          <w:rFonts w:asciiTheme="minorHAnsi" w:hAnsiTheme="minorHAnsi" w:cstheme="minorHAnsi"/>
        </w:rPr>
        <w:br/>
      </w:r>
      <w:r w:rsidRPr="00656AA4">
        <w:rPr>
          <w:rFonts w:asciiTheme="minorHAnsi" w:hAnsiTheme="minorHAnsi" w:cstheme="minorHAnsi"/>
          <w:i/>
          <w:iCs/>
        </w:rPr>
        <w:t>“Clause 4.2 contradicts Royal Decree 123/2019 regarding land taxation.”</w:t>
      </w:r>
      <w:r w:rsidRPr="00656AA4">
        <w:rPr>
          <w:rFonts w:asciiTheme="minorHAnsi" w:hAnsiTheme="minorHAnsi" w:cstheme="minorHAnsi"/>
        </w:rPr>
        <w:t xml:space="preserve"> </w:t>
      </w:r>
      <w:r w:rsidRPr="00656AA4">
        <w:rPr>
          <w:rFonts w:asciiTheme="minorHAnsi" w:hAnsiTheme="minorHAnsi" w:cstheme="minorHAnsi"/>
        </w:rPr>
        <w:br/>
        <w:t>System highlights the exact conflicting text.</w:t>
      </w:r>
    </w:p>
    <w:p w14:paraId="7A56BE0E" w14:textId="77777777" w:rsidR="0049221D" w:rsidRPr="00656AA4" w:rsidRDefault="0049221D">
      <w:pPr>
        <w:numPr>
          <w:ilvl w:val="0"/>
          <w:numId w:val="4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Legal Basis Extraction Example:</w:t>
      </w:r>
      <w:r w:rsidRPr="00656AA4">
        <w:rPr>
          <w:rFonts w:asciiTheme="minorHAnsi" w:hAnsiTheme="minorHAnsi" w:cstheme="minorHAnsi"/>
        </w:rPr>
        <w:t xml:space="preserve"> </w:t>
      </w:r>
      <w:r w:rsidRPr="00656AA4">
        <w:rPr>
          <w:rFonts w:asciiTheme="minorHAnsi" w:hAnsiTheme="minorHAnsi" w:cstheme="minorHAnsi"/>
        </w:rPr>
        <w:br/>
        <w:t>AI identifies relevant articles from:</w:t>
      </w:r>
    </w:p>
    <w:p w14:paraId="6CC609DB" w14:textId="77777777" w:rsidR="0049221D" w:rsidRPr="00656AA4" w:rsidRDefault="0049221D">
      <w:pPr>
        <w:numPr>
          <w:ilvl w:val="1"/>
          <w:numId w:val="44"/>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Municipal Law</w:t>
      </w:r>
    </w:p>
    <w:p w14:paraId="0475109F" w14:textId="77777777" w:rsidR="0049221D" w:rsidRPr="00656AA4" w:rsidRDefault="0049221D">
      <w:pPr>
        <w:numPr>
          <w:ilvl w:val="1"/>
          <w:numId w:val="44"/>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Housing Regulations</w:t>
      </w:r>
    </w:p>
    <w:p w14:paraId="1A0B5332" w14:textId="77777777" w:rsidR="0049221D" w:rsidRPr="00656AA4" w:rsidRDefault="0049221D">
      <w:pPr>
        <w:numPr>
          <w:ilvl w:val="1"/>
          <w:numId w:val="44"/>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Royal Orders</w:t>
      </w:r>
    </w:p>
    <w:p w14:paraId="3F8357D1" w14:textId="77777777" w:rsidR="0049221D" w:rsidRPr="00656AA4" w:rsidRDefault="0049221D">
      <w:pPr>
        <w:numPr>
          <w:ilvl w:val="1"/>
          <w:numId w:val="44"/>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SAMA/Central bank guidelines</w:t>
      </w:r>
    </w:p>
    <w:p w14:paraId="2CCCBEAD" w14:textId="77777777" w:rsidR="0049221D" w:rsidRPr="00656AA4" w:rsidRDefault="0049221D">
      <w:pPr>
        <w:numPr>
          <w:ilvl w:val="0"/>
          <w:numId w:val="44"/>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Compliance Gateway Example:</w:t>
      </w:r>
      <w:r w:rsidRPr="00656AA4">
        <w:rPr>
          <w:rFonts w:asciiTheme="minorHAnsi" w:hAnsiTheme="minorHAnsi" w:cstheme="minorHAnsi"/>
        </w:rPr>
        <w:t xml:space="preserve"> </w:t>
      </w:r>
      <w:r w:rsidRPr="00656AA4">
        <w:rPr>
          <w:rFonts w:asciiTheme="minorHAnsi" w:hAnsiTheme="minorHAnsi" w:cstheme="minorHAnsi"/>
        </w:rPr>
        <w:br/>
        <w:t>System blocks a draft that includes personal data without PDPL justification.</w:t>
      </w:r>
    </w:p>
    <w:p w14:paraId="45BBACD8"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4BE2A493"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Recommend adding:</w:t>
      </w:r>
    </w:p>
    <w:p w14:paraId="50D06787" w14:textId="77777777" w:rsidR="0049221D" w:rsidRPr="00656AA4" w:rsidRDefault="0049221D">
      <w:pPr>
        <w:numPr>
          <w:ilvl w:val="0"/>
          <w:numId w:val="45"/>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Legal precedent explorer</w:t>
      </w:r>
    </w:p>
    <w:p w14:paraId="662094DC" w14:textId="77777777" w:rsidR="0049221D" w:rsidRPr="00656AA4" w:rsidRDefault="0049221D">
      <w:pPr>
        <w:numPr>
          <w:ilvl w:val="0"/>
          <w:numId w:val="45"/>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Risk classification layer</w:t>
      </w:r>
      <w:r w:rsidRPr="00656AA4">
        <w:rPr>
          <w:rFonts w:asciiTheme="minorHAnsi" w:hAnsiTheme="minorHAnsi" w:cstheme="minorHAnsi"/>
        </w:rPr>
        <w:t xml:space="preserve"> (low/medium/high legal exposure)</w:t>
      </w:r>
    </w:p>
    <w:p w14:paraId="0AFBAE91"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3F502334">
          <v:rect id="_x0000_i1030" style="width:0;height:1.5pt" o:hralign="center" o:hrstd="t" o:hr="t" fillcolor="#a0a0a0" stroked="f"/>
        </w:pict>
      </w:r>
    </w:p>
    <w:p w14:paraId="7464A0B4"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7. Business Owner / Product Manager</w:t>
      </w:r>
    </w:p>
    <w:p w14:paraId="537603CA"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717C3386" w14:textId="77777777" w:rsidR="0049221D" w:rsidRPr="00656AA4" w:rsidRDefault="0049221D">
      <w:pPr>
        <w:numPr>
          <w:ilvl w:val="0"/>
          <w:numId w:val="4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Policy Lifecycle Orchestrator</w:t>
      </w:r>
    </w:p>
    <w:p w14:paraId="44D17F09" w14:textId="77777777" w:rsidR="0049221D" w:rsidRPr="00656AA4" w:rsidRDefault="0049221D">
      <w:pPr>
        <w:numPr>
          <w:ilvl w:val="0"/>
          <w:numId w:val="4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Workflow management</w:t>
      </w:r>
    </w:p>
    <w:p w14:paraId="340350B7" w14:textId="77777777" w:rsidR="0049221D" w:rsidRPr="00656AA4" w:rsidRDefault="0049221D">
      <w:pPr>
        <w:numPr>
          <w:ilvl w:val="0"/>
          <w:numId w:val="4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System usage analytics</w:t>
      </w:r>
    </w:p>
    <w:p w14:paraId="7E3C4B27" w14:textId="77777777" w:rsidR="0049221D" w:rsidRPr="00656AA4" w:rsidRDefault="0049221D">
      <w:pPr>
        <w:numPr>
          <w:ilvl w:val="0"/>
          <w:numId w:val="4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KPI and threshold configuration</w:t>
      </w:r>
    </w:p>
    <w:p w14:paraId="6A1C0CBA" w14:textId="77777777" w:rsidR="0049221D" w:rsidRPr="00656AA4" w:rsidRDefault="0049221D">
      <w:pPr>
        <w:numPr>
          <w:ilvl w:val="0"/>
          <w:numId w:val="46"/>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Role</w:t>
      </w:r>
      <w:r w:rsidRPr="00656AA4">
        <w:rPr>
          <w:rFonts w:asciiTheme="minorHAnsi" w:hAnsiTheme="minorHAnsi" w:cstheme="minorHAnsi"/>
        </w:rPr>
        <w:noBreakHyphen/>
        <w:t>based access control</w:t>
      </w:r>
    </w:p>
    <w:p w14:paraId="51213B9F"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Deeper Examples</w:t>
      </w:r>
    </w:p>
    <w:p w14:paraId="02F92CDD" w14:textId="77777777" w:rsidR="0049221D" w:rsidRPr="00656AA4" w:rsidRDefault="0049221D">
      <w:pPr>
        <w:numPr>
          <w:ilvl w:val="0"/>
          <w:numId w:val="47"/>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Workflow Example:</w:t>
      </w:r>
      <w:r w:rsidRPr="00656AA4">
        <w:rPr>
          <w:rFonts w:asciiTheme="minorHAnsi" w:hAnsiTheme="minorHAnsi" w:cstheme="minorHAnsi"/>
        </w:rPr>
        <w:t xml:space="preserve"> </w:t>
      </w:r>
      <w:r w:rsidRPr="00656AA4">
        <w:rPr>
          <w:rFonts w:asciiTheme="minorHAnsi" w:hAnsiTheme="minorHAnsi" w:cstheme="minorHAnsi"/>
        </w:rPr>
        <w:br/>
        <w:t>Draft … Simulation .. Legal Review .. Executive Review .. Minister Approval</w:t>
      </w:r>
      <w:r w:rsidRPr="00656AA4">
        <w:rPr>
          <w:rFonts w:asciiTheme="minorHAnsi" w:hAnsiTheme="minorHAnsi" w:cstheme="minorHAnsi"/>
        </w:rPr>
        <w:br/>
        <w:t>System shows bottlenecks (e.g., “Average delay: 7 days in Legal Review”).</w:t>
      </w:r>
    </w:p>
    <w:p w14:paraId="2C3AD58E" w14:textId="77777777" w:rsidR="0049221D" w:rsidRPr="00656AA4" w:rsidRDefault="0049221D">
      <w:pPr>
        <w:numPr>
          <w:ilvl w:val="0"/>
          <w:numId w:val="47"/>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lastRenderedPageBreak/>
        <w:t>Usage Analytics Example:</w:t>
      </w:r>
    </w:p>
    <w:p w14:paraId="681F7610" w14:textId="77777777" w:rsidR="0049221D" w:rsidRPr="00656AA4" w:rsidRDefault="0049221D">
      <w:pPr>
        <w:numPr>
          <w:ilvl w:val="1"/>
          <w:numId w:val="4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82% of policies used simulation</w:t>
      </w:r>
    </w:p>
    <w:p w14:paraId="1A012D9D" w14:textId="77777777" w:rsidR="0049221D" w:rsidRPr="00656AA4" w:rsidRDefault="0049221D">
      <w:pPr>
        <w:numPr>
          <w:ilvl w:val="1"/>
          <w:numId w:val="4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67% triggered conflict detection</w:t>
      </w:r>
    </w:p>
    <w:p w14:paraId="3A3FA5CB" w14:textId="77777777" w:rsidR="0049221D" w:rsidRPr="00656AA4" w:rsidRDefault="0049221D">
      <w:pPr>
        <w:numPr>
          <w:ilvl w:val="1"/>
          <w:numId w:val="47"/>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12% escalated to Tier</w:t>
      </w:r>
      <w:r w:rsidRPr="00656AA4">
        <w:rPr>
          <w:rFonts w:asciiTheme="minorHAnsi" w:hAnsiTheme="minorHAnsi" w:cstheme="minorHAnsi"/>
        </w:rPr>
        <w:noBreakHyphen/>
        <w:t>2</w:t>
      </w:r>
    </w:p>
    <w:p w14:paraId="36C83AB5"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3A81030D"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 xml:space="preserve">A </w:t>
      </w:r>
      <w:r w:rsidRPr="00656AA4">
        <w:rPr>
          <w:rFonts w:asciiTheme="minorHAnsi" w:hAnsiTheme="minorHAnsi" w:cstheme="minorHAnsi"/>
          <w:b/>
          <w:bCs/>
        </w:rPr>
        <w:t>system health dashboard</w:t>
      </w:r>
      <w:r w:rsidRPr="00656AA4">
        <w:rPr>
          <w:rFonts w:asciiTheme="minorHAnsi" w:hAnsiTheme="minorHAnsi" w:cstheme="minorHAnsi"/>
        </w:rPr>
        <w:t xml:space="preserve"> and </w:t>
      </w:r>
      <w:r w:rsidRPr="00656AA4">
        <w:rPr>
          <w:rFonts w:asciiTheme="minorHAnsi" w:hAnsiTheme="minorHAnsi" w:cstheme="minorHAnsi"/>
          <w:b/>
          <w:bCs/>
        </w:rPr>
        <w:t>A/B testing capability</w:t>
      </w:r>
      <w:r w:rsidRPr="00656AA4">
        <w:rPr>
          <w:rFonts w:asciiTheme="minorHAnsi" w:hAnsiTheme="minorHAnsi" w:cstheme="minorHAnsi"/>
        </w:rPr>
        <w:t xml:space="preserve"> would support continuous improvement.</w:t>
      </w:r>
    </w:p>
    <w:p w14:paraId="025EE6A3"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00636300">
          <v:rect id="_x0000_i1031" style="width:0;height:1.5pt" o:hralign="center" o:hrstd="t" o:hr="t" fillcolor="#a0a0a0" stroked="f"/>
        </w:pict>
      </w:r>
    </w:p>
    <w:p w14:paraId="0DC2B7AF"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8. Stakeholders (Internal/External)</w:t>
      </w:r>
    </w:p>
    <w:p w14:paraId="020D7E76"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5AB91CBA" w14:textId="77777777" w:rsidR="0049221D" w:rsidRPr="00656AA4" w:rsidRDefault="0049221D">
      <w:pPr>
        <w:numPr>
          <w:ilvl w:val="0"/>
          <w:numId w:val="4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Consultation portal</w:t>
      </w:r>
    </w:p>
    <w:p w14:paraId="0A8FFDB1" w14:textId="77777777" w:rsidR="0049221D" w:rsidRPr="00656AA4" w:rsidRDefault="0049221D">
      <w:pPr>
        <w:numPr>
          <w:ilvl w:val="0"/>
          <w:numId w:val="4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Feedback submission</w:t>
      </w:r>
    </w:p>
    <w:p w14:paraId="51042BEB" w14:textId="77777777" w:rsidR="0049221D" w:rsidRPr="00656AA4" w:rsidRDefault="0049221D">
      <w:pPr>
        <w:numPr>
          <w:ilvl w:val="0"/>
          <w:numId w:val="4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View summarized responses</w:t>
      </w:r>
    </w:p>
    <w:p w14:paraId="2815AE30" w14:textId="77777777" w:rsidR="0049221D" w:rsidRPr="00656AA4" w:rsidRDefault="0049221D">
      <w:pPr>
        <w:numPr>
          <w:ilvl w:val="0"/>
          <w:numId w:val="48"/>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Track how feedback influenced drafts</w:t>
      </w:r>
    </w:p>
    <w:p w14:paraId="62C83CC7"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36D09A3A" w14:textId="77777777" w:rsidR="0049221D" w:rsidRPr="00656AA4" w:rsidRDefault="0049221D">
      <w:pPr>
        <w:numPr>
          <w:ilvl w:val="0"/>
          <w:numId w:val="49"/>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Feedback Traceability Example:</w:t>
      </w:r>
      <w:r w:rsidRPr="00656AA4">
        <w:rPr>
          <w:rFonts w:asciiTheme="minorHAnsi" w:hAnsiTheme="minorHAnsi" w:cstheme="minorHAnsi"/>
        </w:rPr>
        <w:t xml:space="preserve"> </w:t>
      </w:r>
      <w:r w:rsidRPr="00656AA4">
        <w:rPr>
          <w:rFonts w:asciiTheme="minorHAnsi" w:hAnsiTheme="minorHAnsi" w:cstheme="minorHAnsi"/>
        </w:rPr>
        <w:br/>
      </w:r>
      <w:r w:rsidRPr="00656AA4">
        <w:rPr>
          <w:rFonts w:asciiTheme="minorHAnsi" w:hAnsiTheme="minorHAnsi" w:cstheme="minorHAnsi"/>
          <w:i/>
          <w:iCs/>
        </w:rPr>
        <w:t>“Your comment on developer incentives was incorporated into Clause 3.1.”</w:t>
      </w:r>
    </w:p>
    <w:p w14:paraId="7BB9672D" w14:textId="77777777" w:rsidR="0049221D" w:rsidRPr="00656AA4" w:rsidRDefault="0049221D">
      <w:pPr>
        <w:numPr>
          <w:ilvl w:val="0"/>
          <w:numId w:val="49"/>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Stakeholder Segmentation Example:</w:t>
      </w:r>
      <w:r w:rsidRPr="00656AA4">
        <w:rPr>
          <w:rFonts w:asciiTheme="minorHAnsi" w:hAnsiTheme="minorHAnsi" w:cstheme="minorHAnsi"/>
        </w:rPr>
        <w:t xml:space="preserve"> </w:t>
      </w:r>
      <w:r w:rsidRPr="00656AA4">
        <w:rPr>
          <w:rFonts w:asciiTheme="minorHAnsi" w:hAnsiTheme="minorHAnsi" w:cstheme="minorHAnsi"/>
        </w:rPr>
        <w:br/>
        <w:t>System categorizes feedback by:</w:t>
      </w:r>
    </w:p>
    <w:p w14:paraId="12B82DD3" w14:textId="77777777" w:rsidR="0049221D" w:rsidRPr="00656AA4" w:rsidRDefault="0049221D">
      <w:pPr>
        <w:numPr>
          <w:ilvl w:val="1"/>
          <w:numId w:val="4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Developers</w:t>
      </w:r>
    </w:p>
    <w:p w14:paraId="3EC2B086" w14:textId="77777777" w:rsidR="0049221D" w:rsidRPr="00656AA4" w:rsidRDefault="0049221D">
      <w:pPr>
        <w:numPr>
          <w:ilvl w:val="1"/>
          <w:numId w:val="4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Citizens</w:t>
      </w:r>
    </w:p>
    <w:p w14:paraId="4DFAD959" w14:textId="77777777" w:rsidR="0049221D" w:rsidRPr="00656AA4" w:rsidRDefault="0049221D">
      <w:pPr>
        <w:numPr>
          <w:ilvl w:val="1"/>
          <w:numId w:val="4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Municipalities</w:t>
      </w:r>
    </w:p>
    <w:p w14:paraId="2B710EEA" w14:textId="77777777" w:rsidR="0049221D" w:rsidRPr="00656AA4" w:rsidRDefault="0049221D">
      <w:pPr>
        <w:numPr>
          <w:ilvl w:val="1"/>
          <w:numId w:val="4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Banks</w:t>
      </w:r>
    </w:p>
    <w:p w14:paraId="2B55E9D8" w14:textId="77777777" w:rsidR="0049221D" w:rsidRPr="00656AA4" w:rsidRDefault="0049221D">
      <w:pPr>
        <w:numPr>
          <w:ilvl w:val="1"/>
          <w:numId w:val="49"/>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NGOs</w:t>
      </w:r>
    </w:p>
    <w:p w14:paraId="19F8DE36"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7B716FD1"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 xml:space="preserve">A </w:t>
      </w:r>
      <w:r w:rsidRPr="00656AA4">
        <w:rPr>
          <w:rFonts w:asciiTheme="minorHAnsi" w:hAnsiTheme="minorHAnsi" w:cstheme="minorHAnsi"/>
          <w:b/>
          <w:bCs/>
        </w:rPr>
        <w:t>transparency mode</w:t>
      </w:r>
      <w:r w:rsidRPr="00656AA4">
        <w:rPr>
          <w:rFonts w:asciiTheme="minorHAnsi" w:hAnsiTheme="minorHAnsi" w:cstheme="minorHAnsi"/>
        </w:rPr>
        <w:t xml:space="preserve"> will strengthen trust and improve consultation quality.</w:t>
      </w:r>
    </w:p>
    <w:p w14:paraId="49DB9997" w14:textId="77777777" w:rsidR="0049221D" w:rsidRPr="00656AA4" w:rsidRDefault="00000000" w:rsidP="0049221D">
      <w:pPr>
        <w:ind w:left="360"/>
        <w:rPr>
          <w:rFonts w:asciiTheme="minorHAnsi" w:hAnsiTheme="minorHAnsi" w:cstheme="minorHAnsi"/>
        </w:rPr>
      </w:pPr>
      <w:r>
        <w:rPr>
          <w:rFonts w:asciiTheme="minorHAnsi" w:hAnsiTheme="minorHAnsi" w:cstheme="minorHAnsi"/>
        </w:rPr>
        <w:pict w14:anchorId="7FD9BA0F">
          <v:rect id="_x0000_i1032" style="width:0;height:1.5pt" o:hralign="center" o:hrstd="t" o:hr="t" fillcolor="#a0a0a0" stroked="f"/>
        </w:pict>
      </w:r>
    </w:p>
    <w:p w14:paraId="08A008A8"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9. System / Platform Role</w:t>
      </w:r>
    </w:p>
    <w:p w14:paraId="7E78BD7D"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Required Functionality</w:t>
      </w:r>
    </w:p>
    <w:p w14:paraId="790A67E8" w14:textId="77777777" w:rsidR="0049221D" w:rsidRPr="00656AA4" w:rsidRDefault="0049221D">
      <w:pPr>
        <w:numPr>
          <w:ilvl w:val="0"/>
          <w:numId w:val="5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Schema enforcement</w:t>
      </w:r>
    </w:p>
    <w:p w14:paraId="1F412718" w14:textId="77777777" w:rsidR="0049221D" w:rsidRPr="00656AA4" w:rsidRDefault="0049221D">
      <w:pPr>
        <w:numPr>
          <w:ilvl w:val="0"/>
          <w:numId w:val="5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Version control</w:t>
      </w:r>
    </w:p>
    <w:p w14:paraId="21858848" w14:textId="77777777" w:rsidR="0049221D" w:rsidRPr="00656AA4" w:rsidRDefault="0049221D">
      <w:pPr>
        <w:numPr>
          <w:ilvl w:val="0"/>
          <w:numId w:val="5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Knowledge graph management</w:t>
      </w:r>
    </w:p>
    <w:p w14:paraId="1AC9ED5A" w14:textId="77777777" w:rsidR="0049221D" w:rsidRPr="00656AA4" w:rsidRDefault="0049221D">
      <w:pPr>
        <w:numPr>
          <w:ilvl w:val="0"/>
          <w:numId w:val="5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Security &amp; access control</w:t>
      </w:r>
    </w:p>
    <w:p w14:paraId="4FA35C34" w14:textId="77777777" w:rsidR="0049221D" w:rsidRPr="00656AA4" w:rsidRDefault="0049221D">
      <w:pPr>
        <w:numPr>
          <w:ilvl w:val="0"/>
          <w:numId w:val="50"/>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rPr>
        <w:t>Audit trail logging</w:t>
      </w:r>
    </w:p>
    <w:p w14:paraId="49150DCF"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Examples:</w:t>
      </w:r>
    </w:p>
    <w:p w14:paraId="47BF8CA6" w14:textId="77777777" w:rsidR="0049221D" w:rsidRPr="00656AA4" w:rsidRDefault="0049221D">
      <w:pPr>
        <w:numPr>
          <w:ilvl w:val="0"/>
          <w:numId w:val="5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Schema Enforcement Example:</w:t>
      </w:r>
      <w:r w:rsidRPr="00656AA4">
        <w:rPr>
          <w:rFonts w:asciiTheme="minorHAnsi" w:hAnsiTheme="minorHAnsi" w:cstheme="minorHAnsi"/>
        </w:rPr>
        <w:t xml:space="preserve"> </w:t>
      </w:r>
      <w:r w:rsidRPr="00656AA4">
        <w:rPr>
          <w:rFonts w:asciiTheme="minorHAnsi" w:hAnsiTheme="minorHAnsi" w:cstheme="minorHAnsi"/>
        </w:rPr>
        <w:br/>
        <w:t>System blocks a draft missing:</w:t>
      </w:r>
    </w:p>
    <w:p w14:paraId="1A839CF7"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lastRenderedPageBreak/>
        <w:t>KPIs</w:t>
      </w:r>
    </w:p>
    <w:p w14:paraId="46296F58"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Issuing authority</w:t>
      </w:r>
    </w:p>
    <w:p w14:paraId="3EA164FA"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Policy mechanisms</w:t>
      </w:r>
    </w:p>
    <w:p w14:paraId="50AB94C6"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Vision 2030 mapping</w:t>
      </w:r>
    </w:p>
    <w:p w14:paraId="6177547B" w14:textId="77777777" w:rsidR="0049221D" w:rsidRPr="00656AA4" w:rsidRDefault="0049221D">
      <w:pPr>
        <w:numPr>
          <w:ilvl w:val="0"/>
          <w:numId w:val="51"/>
        </w:numPr>
        <w:tabs>
          <w:tab w:val="clear" w:pos="720"/>
          <w:tab w:val="num" w:pos="1080"/>
        </w:tabs>
        <w:spacing w:after="160" w:line="278" w:lineRule="auto"/>
        <w:ind w:left="1080"/>
        <w:rPr>
          <w:rFonts w:asciiTheme="minorHAnsi" w:hAnsiTheme="minorHAnsi" w:cstheme="minorHAnsi"/>
        </w:rPr>
      </w:pPr>
      <w:r w:rsidRPr="00656AA4">
        <w:rPr>
          <w:rFonts w:asciiTheme="minorHAnsi" w:hAnsiTheme="minorHAnsi" w:cstheme="minorHAnsi"/>
          <w:b/>
          <w:bCs/>
        </w:rPr>
        <w:t>Knowledge Graph Example:</w:t>
      </w:r>
      <w:r w:rsidRPr="00656AA4">
        <w:rPr>
          <w:rFonts w:asciiTheme="minorHAnsi" w:hAnsiTheme="minorHAnsi" w:cstheme="minorHAnsi"/>
        </w:rPr>
        <w:t xml:space="preserve"> </w:t>
      </w:r>
      <w:r w:rsidRPr="00656AA4">
        <w:rPr>
          <w:rFonts w:asciiTheme="minorHAnsi" w:hAnsiTheme="minorHAnsi" w:cstheme="minorHAnsi"/>
        </w:rPr>
        <w:br/>
        <w:t>Policy X links to:</w:t>
      </w:r>
    </w:p>
    <w:p w14:paraId="39F0E9BF"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3 Vision 2030 KPIs</w:t>
      </w:r>
    </w:p>
    <w:p w14:paraId="6A440FEA"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2 Royal Decrees</w:t>
      </w:r>
    </w:p>
    <w:p w14:paraId="50236171"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4 related policies</w:t>
      </w:r>
    </w:p>
    <w:p w14:paraId="785E194B" w14:textId="77777777" w:rsidR="0049221D" w:rsidRPr="00656AA4" w:rsidRDefault="0049221D">
      <w:pPr>
        <w:numPr>
          <w:ilvl w:val="1"/>
          <w:numId w:val="51"/>
        </w:numPr>
        <w:tabs>
          <w:tab w:val="clear" w:pos="1440"/>
          <w:tab w:val="num" w:pos="1800"/>
        </w:tabs>
        <w:spacing w:after="160" w:line="278" w:lineRule="auto"/>
        <w:ind w:left="1800"/>
        <w:rPr>
          <w:rFonts w:asciiTheme="minorHAnsi" w:hAnsiTheme="minorHAnsi" w:cstheme="minorHAnsi"/>
        </w:rPr>
      </w:pPr>
      <w:r w:rsidRPr="00656AA4">
        <w:rPr>
          <w:rFonts w:asciiTheme="minorHAnsi" w:hAnsiTheme="minorHAnsi" w:cstheme="minorHAnsi"/>
        </w:rPr>
        <w:t>2 external ministries</w:t>
      </w:r>
    </w:p>
    <w:p w14:paraId="4CFD4C01" w14:textId="77777777" w:rsidR="0049221D" w:rsidRPr="00656AA4" w:rsidRDefault="0049221D" w:rsidP="0049221D">
      <w:pPr>
        <w:ind w:left="360"/>
        <w:rPr>
          <w:rFonts w:asciiTheme="minorHAnsi" w:hAnsiTheme="minorHAnsi" w:cstheme="minorHAnsi"/>
          <w:b/>
          <w:bCs/>
        </w:rPr>
      </w:pPr>
      <w:r w:rsidRPr="00656AA4">
        <w:rPr>
          <w:rFonts w:asciiTheme="minorHAnsi" w:hAnsiTheme="minorHAnsi" w:cstheme="minorHAnsi"/>
          <w:b/>
          <w:bCs/>
        </w:rPr>
        <w:t>Feedback</w:t>
      </w:r>
    </w:p>
    <w:p w14:paraId="2C59A2A6" w14:textId="77777777" w:rsidR="0049221D" w:rsidRPr="00656AA4" w:rsidRDefault="0049221D" w:rsidP="0049221D">
      <w:pPr>
        <w:ind w:left="360"/>
        <w:rPr>
          <w:rFonts w:asciiTheme="minorHAnsi" w:hAnsiTheme="minorHAnsi" w:cstheme="minorHAnsi"/>
        </w:rPr>
      </w:pPr>
      <w:r w:rsidRPr="00656AA4">
        <w:rPr>
          <w:rFonts w:asciiTheme="minorHAnsi" w:hAnsiTheme="minorHAnsi" w:cstheme="minorHAnsi"/>
        </w:rPr>
        <w:t xml:space="preserve">Automated schema validation and </w:t>
      </w:r>
      <w:r w:rsidRPr="00656AA4">
        <w:rPr>
          <w:rFonts w:asciiTheme="minorHAnsi" w:hAnsiTheme="minorHAnsi" w:cstheme="minorHAnsi"/>
          <w:b/>
          <w:bCs/>
        </w:rPr>
        <w:t>data freshness checks</w:t>
      </w:r>
      <w:r w:rsidRPr="00656AA4">
        <w:rPr>
          <w:rFonts w:asciiTheme="minorHAnsi" w:hAnsiTheme="minorHAnsi" w:cstheme="minorHAnsi"/>
        </w:rPr>
        <w:t xml:space="preserve"> should be mandatory before a policy progresses.</w:t>
      </w:r>
    </w:p>
    <w:p w14:paraId="05C17D72" w14:textId="77777777" w:rsidR="00A042E3" w:rsidRPr="00656AA4" w:rsidRDefault="000F2408">
      <w:pPr>
        <w:rPr>
          <w:rFonts w:asciiTheme="minorHAnsi" w:hAnsiTheme="minorHAnsi" w:cstheme="minorHAnsi"/>
          <w:b/>
          <w:bCs/>
        </w:rPr>
      </w:pPr>
      <w:r w:rsidRPr="00656AA4">
        <w:rPr>
          <w:rFonts w:asciiTheme="minorHAnsi" w:hAnsiTheme="minorHAnsi" w:cstheme="minorHAnsi"/>
        </w:rPr>
        <w:tab/>
      </w:r>
      <w:r w:rsidRPr="00656AA4">
        <w:rPr>
          <w:rFonts w:asciiTheme="minorHAnsi" w:hAnsiTheme="minorHAnsi" w:cstheme="minorHAnsi"/>
        </w:rPr>
        <w:br w:type="page"/>
      </w:r>
    </w:p>
    <w:p w14:paraId="6AF6284C" w14:textId="77777777" w:rsidR="00011E8F" w:rsidRPr="00656AA4" w:rsidRDefault="007F408A">
      <w:pPr>
        <w:pStyle w:val="Heading1"/>
        <w:rPr>
          <w:rFonts w:asciiTheme="minorHAnsi" w:hAnsiTheme="minorHAnsi" w:cstheme="minorHAnsi"/>
        </w:rPr>
      </w:pPr>
      <w:bookmarkStart w:id="56" w:name="_Toc226888216"/>
      <w:r w:rsidRPr="00656AA4">
        <w:rPr>
          <w:rFonts w:asciiTheme="minorHAnsi" w:hAnsiTheme="minorHAnsi" w:cstheme="minorHAnsi"/>
          <w:sz w:val="28"/>
          <w:szCs w:val="28"/>
        </w:rPr>
        <w:lastRenderedPageBreak/>
        <w:t>9. Stakeholders and Roles</w:t>
      </w:r>
      <w:bookmarkEnd w:id="56"/>
    </w:p>
    <w:p w14:paraId="0074DA0F" w14:textId="77777777" w:rsidR="00011E8F" w:rsidRDefault="007F408A">
      <w:pPr>
        <w:pStyle w:val="Heading2"/>
        <w:rPr>
          <w:rFonts w:asciiTheme="minorHAnsi" w:hAnsiTheme="minorHAnsi" w:cstheme="minorHAnsi"/>
          <w:sz w:val="24"/>
          <w:szCs w:val="24"/>
        </w:rPr>
      </w:pPr>
      <w:bookmarkStart w:id="57" w:name="_Toc226888217"/>
      <w:r w:rsidRPr="00656AA4">
        <w:rPr>
          <w:rFonts w:asciiTheme="minorHAnsi" w:hAnsiTheme="minorHAnsi" w:cstheme="minorHAnsi"/>
          <w:sz w:val="24"/>
          <w:szCs w:val="24"/>
        </w:rPr>
        <w:t>9.1 Key Roles</w:t>
      </w:r>
      <w:bookmarkEnd w:id="57"/>
    </w:p>
    <w:tbl>
      <w:tblPr>
        <w:tblW w:w="10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19"/>
        <w:gridCol w:w="2931"/>
        <w:gridCol w:w="3785"/>
        <w:gridCol w:w="1435"/>
      </w:tblGrid>
      <w:tr w:rsidR="00B36C24" w:rsidRPr="00FD00D7" w14:paraId="26A8F9F7" w14:textId="77777777" w:rsidTr="00C53C48">
        <w:trPr>
          <w:tblHeader/>
        </w:trPr>
        <w:tc>
          <w:tcPr>
            <w:tcW w:w="1919" w:type="dxa"/>
            <w:tcBorders>
              <w:top w:val="single" w:sz="4" w:space="0" w:color="AED6F1"/>
              <w:left w:val="single" w:sz="4" w:space="0" w:color="AED6F1"/>
              <w:bottom w:val="single" w:sz="4" w:space="0" w:color="AED6F1"/>
              <w:right w:val="single" w:sz="4" w:space="0" w:color="AED6F1"/>
            </w:tcBorders>
            <w:shd w:val="clear" w:color="auto" w:fill="1B4F72"/>
            <w:tcMar>
              <w:top w:w="100" w:type="dxa"/>
              <w:left w:w="140" w:type="dxa"/>
              <w:bottom w:w="100" w:type="dxa"/>
              <w:right w:w="140" w:type="dxa"/>
            </w:tcMar>
          </w:tcPr>
          <w:p w14:paraId="6CE0DD07" w14:textId="77777777" w:rsidR="00B36C24" w:rsidRPr="00FD00D7" w:rsidRDefault="00B36C24" w:rsidP="00C53C48">
            <w:pPr>
              <w:rPr>
                <w:b/>
                <w:bCs/>
                <w:color w:val="FFFFFF" w:themeColor="background1"/>
                <w:sz w:val="22"/>
                <w:szCs w:val="22"/>
              </w:rPr>
            </w:pPr>
            <w:r w:rsidRPr="00FD00D7">
              <w:rPr>
                <w:b/>
                <w:bCs/>
                <w:color w:val="FFFFFF" w:themeColor="background1"/>
                <w:sz w:val="22"/>
                <w:szCs w:val="22"/>
                <w:rtl/>
              </w:rPr>
              <w:t xml:space="preserve">Level of </w:t>
            </w:r>
            <w:r>
              <w:rPr>
                <w:b/>
                <w:bCs/>
                <w:color w:val="FFFFFF" w:themeColor="background1"/>
                <w:sz w:val="22"/>
                <w:szCs w:val="22"/>
              </w:rPr>
              <w:t xml:space="preserve"> I</w:t>
            </w:r>
            <w:r w:rsidRPr="00FD00D7">
              <w:rPr>
                <w:b/>
                <w:bCs/>
                <w:color w:val="FFFFFF" w:themeColor="background1"/>
                <w:sz w:val="22"/>
                <w:szCs w:val="22"/>
                <w:rtl/>
              </w:rPr>
              <w:t>mpact</w:t>
            </w:r>
          </w:p>
        </w:tc>
        <w:tc>
          <w:tcPr>
            <w:tcW w:w="2931" w:type="dxa"/>
            <w:tcBorders>
              <w:top w:val="single" w:sz="4" w:space="0" w:color="AED6F1"/>
              <w:left w:val="single" w:sz="4" w:space="0" w:color="AED6F1"/>
              <w:bottom w:val="single" w:sz="4" w:space="0" w:color="AED6F1"/>
              <w:right w:val="single" w:sz="4" w:space="0" w:color="AED6F1"/>
            </w:tcBorders>
            <w:shd w:val="clear" w:color="auto" w:fill="1B4F72"/>
            <w:tcMar>
              <w:top w:w="100" w:type="dxa"/>
              <w:left w:w="140" w:type="dxa"/>
              <w:bottom w:w="100" w:type="dxa"/>
              <w:right w:w="140" w:type="dxa"/>
            </w:tcMar>
          </w:tcPr>
          <w:p w14:paraId="098C43EA" w14:textId="77777777" w:rsidR="00B36C24" w:rsidRPr="00FD00D7" w:rsidRDefault="00B36C24" w:rsidP="00C53C48">
            <w:pPr>
              <w:rPr>
                <w:b/>
                <w:bCs/>
                <w:color w:val="FFFFFF" w:themeColor="background1"/>
                <w:sz w:val="22"/>
                <w:szCs w:val="22"/>
              </w:rPr>
            </w:pPr>
            <w:r w:rsidRPr="00FD00D7">
              <w:rPr>
                <w:b/>
                <w:bCs/>
                <w:color w:val="FFFFFF" w:themeColor="background1"/>
                <w:sz w:val="22"/>
                <w:szCs w:val="22"/>
                <w:rtl/>
              </w:rPr>
              <w:t xml:space="preserve">Role and </w:t>
            </w:r>
            <w:r>
              <w:rPr>
                <w:b/>
                <w:bCs/>
                <w:color w:val="FFFFFF" w:themeColor="background1"/>
                <w:sz w:val="22"/>
                <w:szCs w:val="22"/>
              </w:rPr>
              <w:t xml:space="preserve"> R</w:t>
            </w:r>
            <w:r w:rsidRPr="00FD00D7">
              <w:rPr>
                <w:b/>
                <w:bCs/>
                <w:color w:val="FFFFFF" w:themeColor="background1"/>
                <w:sz w:val="22"/>
                <w:szCs w:val="22"/>
                <w:rtl/>
              </w:rPr>
              <w:t>esponsibility</w:t>
            </w:r>
          </w:p>
        </w:tc>
        <w:tc>
          <w:tcPr>
            <w:tcW w:w="3785" w:type="dxa"/>
            <w:tcBorders>
              <w:top w:val="single" w:sz="4" w:space="0" w:color="AED6F1"/>
              <w:left w:val="single" w:sz="4" w:space="0" w:color="AED6F1"/>
              <w:bottom w:val="single" w:sz="4" w:space="0" w:color="AED6F1"/>
              <w:right w:val="single" w:sz="4" w:space="0" w:color="AED6F1"/>
            </w:tcBorders>
            <w:shd w:val="clear" w:color="auto" w:fill="1B4F72"/>
            <w:tcMar>
              <w:top w:w="100" w:type="dxa"/>
              <w:left w:w="140" w:type="dxa"/>
              <w:bottom w:w="100" w:type="dxa"/>
              <w:right w:w="140" w:type="dxa"/>
            </w:tcMar>
          </w:tcPr>
          <w:p w14:paraId="651630E9" w14:textId="77777777" w:rsidR="00B36C24" w:rsidRPr="00FD00D7" w:rsidRDefault="00B36C24" w:rsidP="00C53C48">
            <w:pPr>
              <w:rPr>
                <w:b/>
                <w:bCs/>
                <w:color w:val="FFFFFF" w:themeColor="background1"/>
                <w:sz w:val="22"/>
                <w:szCs w:val="22"/>
              </w:rPr>
            </w:pPr>
            <w:r>
              <w:rPr>
                <w:b/>
                <w:bCs/>
                <w:color w:val="FFFFFF" w:themeColor="background1"/>
                <w:sz w:val="22"/>
                <w:szCs w:val="22"/>
              </w:rPr>
              <w:t>P</w:t>
            </w:r>
            <w:r w:rsidRPr="00FD00D7">
              <w:rPr>
                <w:b/>
                <w:bCs/>
                <w:color w:val="FFFFFF" w:themeColor="background1"/>
                <w:sz w:val="22"/>
                <w:szCs w:val="22"/>
                <w:rtl/>
              </w:rPr>
              <w:t>erson</w:t>
            </w:r>
          </w:p>
        </w:tc>
        <w:tc>
          <w:tcPr>
            <w:tcW w:w="1435" w:type="dxa"/>
            <w:tcBorders>
              <w:top w:val="single" w:sz="4" w:space="0" w:color="AED6F1"/>
              <w:left w:val="single" w:sz="4" w:space="0" w:color="AED6F1"/>
              <w:bottom w:val="single" w:sz="4" w:space="0" w:color="AED6F1"/>
              <w:right w:val="single" w:sz="4" w:space="0" w:color="AED6F1"/>
            </w:tcBorders>
            <w:shd w:val="clear" w:color="auto" w:fill="1B4F72"/>
          </w:tcPr>
          <w:p w14:paraId="1F5F50BC" w14:textId="77777777" w:rsidR="00B36C24" w:rsidRDefault="00B36C24" w:rsidP="00C53C48">
            <w:pPr>
              <w:rPr>
                <w:b/>
                <w:bCs/>
                <w:color w:val="FFFFFF" w:themeColor="background1"/>
                <w:sz w:val="22"/>
                <w:szCs w:val="22"/>
              </w:rPr>
            </w:pPr>
            <w:r>
              <w:rPr>
                <w:b/>
                <w:bCs/>
                <w:color w:val="FFFFFF" w:themeColor="background1"/>
                <w:sz w:val="22"/>
                <w:szCs w:val="22"/>
              </w:rPr>
              <w:t>Email</w:t>
            </w:r>
          </w:p>
        </w:tc>
      </w:tr>
      <w:tr w:rsidR="00B36C24" w:rsidRPr="00FD00D7" w14:paraId="6CBEE295" w14:textId="77777777" w:rsidTr="00C53C48">
        <w:tc>
          <w:tcPr>
            <w:tcW w:w="1919"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3B8A3F04" w14:textId="77777777" w:rsidR="00B36C24" w:rsidRPr="00FD00D7" w:rsidRDefault="00B36C24" w:rsidP="00C53C48">
            <w:pPr>
              <w:rPr>
                <w:sz w:val="22"/>
                <w:szCs w:val="22"/>
              </w:rPr>
            </w:pPr>
            <w:r w:rsidRPr="00FD00D7">
              <w:rPr>
                <w:sz w:val="22"/>
                <w:szCs w:val="22"/>
                <w:rtl/>
              </w:rPr>
              <w:t xml:space="preserve">High </w:t>
            </w:r>
            <w:r w:rsidRPr="00FD00D7">
              <w:rPr>
                <w:rFonts w:hint="cs"/>
                <w:sz w:val="22"/>
                <w:szCs w:val="22"/>
                <w:rtl/>
              </w:rPr>
              <w:t xml:space="preserve">- </w:t>
            </w:r>
            <w:r w:rsidRPr="00FD00D7">
              <w:rPr>
                <w:sz w:val="22"/>
                <w:szCs w:val="22"/>
                <w:rtl/>
              </w:rPr>
              <w:t>Business Owner</w:t>
            </w:r>
          </w:p>
        </w:tc>
        <w:tc>
          <w:tcPr>
            <w:tcW w:w="2931"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41A03E77" w14:textId="6BA3A697" w:rsidR="00B36C24" w:rsidRPr="00FD00D7" w:rsidRDefault="00B36C24" w:rsidP="00C53C48">
            <w:pPr>
              <w:rPr>
                <w:sz w:val="22"/>
                <w:szCs w:val="22"/>
              </w:rPr>
            </w:pPr>
            <w:r w:rsidRPr="00B36C24">
              <w:rPr>
                <w:sz w:val="22"/>
                <w:szCs w:val="22"/>
              </w:rPr>
              <w:t>The initiative owner and operational decision-maker approves the scope and requirements.</w:t>
            </w:r>
          </w:p>
        </w:tc>
        <w:tc>
          <w:tcPr>
            <w:tcW w:w="3785"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3B89360B" w14:textId="77CB3991" w:rsidR="00B36C24" w:rsidRPr="00FD00D7" w:rsidRDefault="00B36C24" w:rsidP="00C53C48">
            <w:pPr>
              <w:rPr>
                <w:b/>
                <w:bCs/>
                <w:sz w:val="22"/>
                <w:szCs w:val="22"/>
              </w:rPr>
            </w:pPr>
            <w:r>
              <w:rPr>
                <w:sz w:val="22"/>
                <w:szCs w:val="22"/>
              </w:rPr>
              <w:t>Dr. Ahmed Darwaish</w:t>
            </w:r>
            <w:r w:rsidRPr="00FD00D7">
              <w:rPr>
                <w:sz w:val="22"/>
                <w:szCs w:val="22"/>
                <w:rtl/>
              </w:rPr>
              <w:t xml:space="preserve"> </w:t>
            </w:r>
            <w:r>
              <w:rPr>
                <w:sz w:val="22"/>
                <w:szCs w:val="22"/>
              </w:rPr>
              <w:t>– Policy Department</w:t>
            </w:r>
          </w:p>
        </w:tc>
        <w:tc>
          <w:tcPr>
            <w:tcW w:w="1435" w:type="dxa"/>
            <w:tcBorders>
              <w:top w:val="single" w:sz="4" w:space="0" w:color="AED6F1"/>
              <w:left w:val="single" w:sz="4" w:space="0" w:color="AED6F1"/>
              <w:bottom w:val="single" w:sz="4" w:space="0" w:color="AED6F1"/>
              <w:right w:val="single" w:sz="4" w:space="0" w:color="AED6F1"/>
            </w:tcBorders>
            <w:shd w:val="clear" w:color="auto" w:fill="FFFFFF"/>
          </w:tcPr>
          <w:p w14:paraId="19EB2388" w14:textId="77777777" w:rsidR="00B36C24" w:rsidRPr="00FD00D7" w:rsidRDefault="00B36C24" w:rsidP="00C53C48">
            <w:pPr>
              <w:rPr>
                <w:sz w:val="22"/>
                <w:szCs w:val="22"/>
                <w:rtl/>
              </w:rPr>
            </w:pPr>
          </w:p>
        </w:tc>
      </w:tr>
      <w:tr w:rsidR="00B36C24" w:rsidRPr="00FD00D7" w14:paraId="3FF097FA" w14:textId="77777777" w:rsidTr="00C53C48">
        <w:tc>
          <w:tcPr>
            <w:tcW w:w="1919"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72076796" w14:textId="0CB20B82" w:rsidR="00B36C24" w:rsidRPr="00FD00D7" w:rsidRDefault="00B36C24" w:rsidP="00C53C48">
            <w:pPr>
              <w:rPr>
                <w:sz w:val="22"/>
                <w:szCs w:val="22"/>
              </w:rPr>
            </w:pPr>
            <w:r w:rsidRPr="00B36C24">
              <w:rPr>
                <w:sz w:val="22"/>
                <w:szCs w:val="22"/>
              </w:rPr>
              <w:t>High - Executive Sponsor</w:t>
            </w:r>
          </w:p>
        </w:tc>
        <w:tc>
          <w:tcPr>
            <w:tcW w:w="2931"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211DD044" w14:textId="77777777" w:rsidR="00B36C24" w:rsidRPr="00FD00D7" w:rsidRDefault="00B36C24" w:rsidP="00C53C48">
            <w:pPr>
              <w:rPr>
                <w:sz w:val="22"/>
                <w:szCs w:val="22"/>
              </w:rPr>
            </w:pPr>
            <w:r w:rsidRPr="00FD00D7">
              <w:rPr>
                <w:sz w:val="22"/>
                <w:szCs w:val="22"/>
                <w:rtl/>
              </w:rPr>
              <w:t>Strategic oversight and approval of final outputs</w:t>
            </w:r>
          </w:p>
        </w:tc>
        <w:tc>
          <w:tcPr>
            <w:tcW w:w="3785"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0FCB9467" w14:textId="77777777" w:rsidR="00B36C24" w:rsidRPr="00FD00D7" w:rsidRDefault="00B36C24" w:rsidP="00C53C48">
            <w:pPr>
              <w:rPr>
                <w:b/>
                <w:bCs/>
                <w:sz w:val="22"/>
                <w:szCs w:val="22"/>
              </w:rPr>
            </w:pPr>
            <w:r w:rsidRPr="00FD00D7">
              <w:rPr>
                <w:sz w:val="22"/>
                <w:szCs w:val="22"/>
                <w:rtl/>
              </w:rPr>
              <w:t>Licensing and Project Coordination Agency</w:t>
            </w:r>
          </w:p>
        </w:tc>
        <w:tc>
          <w:tcPr>
            <w:tcW w:w="1435" w:type="dxa"/>
            <w:tcBorders>
              <w:top w:val="single" w:sz="4" w:space="0" w:color="AED6F1"/>
              <w:left w:val="single" w:sz="4" w:space="0" w:color="AED6F1"/>
              <w:bottom w:val="single" w:sz="4" w:space="0" w:color="AED6F1"/>
              <w:right w:val="single" w:sz="4" w:space="0" w:color="AED6F1"/>
            </w:tcBorders>
            <w:shd w:val="clear" w:color="auto" w:fill="D6EAF8"/>
          </w:tcPr>
          <w:p w14:paraId="1008E2C7" w14:textId="77777777" w:rsidR="00B36C24" w:rsidRPr="00FD00D7" w:rsidRDefault="00B36C24" w:rsidP="00C53C48">
            <w:pPr>
              <w:rPr>
                <w:sz w:val="22"/>
                <w:szCs w:val="22"/>
                <w:rtl/>
              </w:rPr>
            </w:pPr>
          </w:p>
        </w:tc>
      </w:tr>
      <w:tr w:rsidR="00B36C24" w:rsidRPr="00FD00D7" w14:paraId="77CF5C1C" w14:textId="77777777" w:rsidTr="00C53C48">
        <w:tc>
          <w:tcPr>
            <w:tcW w:w="1919"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0C0327B1" w14:textId="77777777" w:rsidR="00B36C24" w:rsidRPr="00FD00D7" w:rsidRDefault="00B36C24" w:rsidP="00C53C48">
            <w:pPr>
              <w:rPr>
                <w:sz w:val="22"/>
                <w:szCs w:val="22"/>
              </w:rPr>
            </w:pPr>
            <w:r w:rsidRPr="00FD00D7">
              <w:rPr>
                <w:sz w:val="22"/>
                <w:szCs w:val="22"/>
                <w:rtl/>
              </w:rPr>
              <w:t xml:space="preserve">High </w:t>
            </w:r>
            <w:r w:rsidRPr="00FD00D7">
              <w:rPr>
                <w:rFonts w:hint="cs"/>
                <w:sz w:val="22"/>
                <w:szCs w:val="22"/>
                <w:rtl/>
              </w:rPr>
              <w:t xml:space="preserve">- level </w:t>
            </w:r>
            <w:r w:rsidRPr="00FD00D7">
              <w:rPr>
                <w:sz w:val="22"/>
                <w:szCs w:val="22"/>
                <w:rtl/>
              </w:rPr>
              <w:t>AI governance</w:t>
            </w:r>
          </w:p>
        </w:tc>
        <w:tc>
          <w:tcPr>
            <w:tcW w:w="2931"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70166AEB" w14:textId="77777777" w:rsidR="00B36C24" w:rsidRPr="00FD00D7" w:rsidRDefault="00B36C24" w:rsidP="00C53C48">
            <w:pPr>
              <w:rPr>
                <w:sz w:val="22"/>
                <w:szCs w:val="22"/>
              </w:rPr>
            </w:pPr>
            <w:r w:rsidRPr="00FD00D7">
              <w:rPr>
                <w:sz w:val="22"/>
                <w:szCs w:val="22"/>
                <w:rtl/>
              </w:rPr>
              <w:t>Adopting models and monitoring the quality of outputs and ensuring compliance</w:t>
            </w:r>
          </w:p>
        </w:tc>
        <w:tc>
          <w:tcPr>
            <w:tcW w:w="3785"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2710AD5D" w14:textId="77777777" w:rsidR="00B36C24" w:rsidRPr="00FD00D7" w:rsidRDefault="00B36C24" w:rsidP="00C53C48">
            <w:pPr>
              <w:rPr>
                <w:b/>
                <w:bCs/>
                <w:sz w:val="22"/>
                <w:szCs w:val="22"/>
              </w:rPr>
            </w:pPr>
            <w:r w:rsidRPr="00FD00D7">
              <w:rPr>
                <w:sz w:val="22"/>
                <w:szCs w:val="22"/>
                <w:rtl/>
              </w:rPr>
              <w:t>Central AI Team</w:t>
            </w:r>
          </w:p>
        </w:tc>
        <w:tc>
          <w:tcPr>
            <w:tcW w:w="1435" w:type="dxa"/>
            <w:tcBorders>
              <w:top w:val="single" w:sz="4" w:space="0" w:color="AED6F1"/>
              <w:left w:val="single" w:sz="4" w:space="0" w:color="AED6F1"/>
              <w:bottom w:val="single" w:sz="4" w:space="0" w:color="AED6F1"/>
              <w:right w:val="single" w:sz="4" w:space="0" w:color="AED6F1"/>
            </w:tcBorders>
            <w:shd w:val="clear" w:color="auto" w:fill="FFFFFF"/>
          </w:tcPr>
          <w:p w14:paraId="45D78327" w14:textId="77777777" w:rsidR="00B36C24" w:rsidRPr="00FD00D7" w:rsidRDefault="00B36C24" w:rsidP="00C53C48">
            <w:pPr>
              <w:rPr>
                <w:sz w:val="22"/>
                <w:szCs w:val="22"/>
                <w:rtl/>
              </w:rPr>
            </w:pPr>
          </w:p>
        </w:tc>
      </w:tr>
      <w:tr w:rsidR="00B36C24" w:rsidRPr="00FD00D7" w14:paraId="2EA7B106" w14:textId="77777777" w:rsidTr="00C53C48">
        <w:tc>
          <w:tcPr>
            <w:tcW w:w="1919"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70B90832" w14:textId="77777777" w:rsidR="00B36C24" w:rsidRPr="00FD00D7" w:rsidRDefault="00B36C24" w:rsidP="00C53C48">
            <w:pPr>
              <w:rPr>
                <w:sz w:val="22"/>
                <w:szCs w:val="22"/>
              </w:rPr>
            </w:pPr>
            <w:r w:rsidRPr="00FD00D7">
              <w:rPr>
                <w:sz w:val="22"/>
                <w:szCs w:val="22"/>
                <w:rtl/>
              </w:rPr>
              <w:t xml:space="preserve">Medium </w:t>
            </w:r>
            <w:r w:rsidRPr="00FD00D7">
              <w:rPr>
                <w:rFonts w:hint="cs"/>
                <w:sz w:val="22"/>
                <w:szCs w:val="22"/>
                <w:rtl/>
              </w:rPr>
              <w:t xml:space="preserve">- </w:t>
            </w:r>
            <w:r w:rsidRPr="00FD00D7">
              <w:rPr>
                <w:sz w:val="22"/>
                <w:szCs w:val="22"/>
                <w:rtl/>
              </w:rPr>
              <w:t>Data Security</w:t>
            </w:r>
          </w:p>
        </w:tc>
        <w:tc>
          <w:tcPr>
            <w:tcW w:w="2931"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057C4ADF" w14:textId="2CAA1C01" w:rsidR="00B36C24" w:rsidRPr="00FD00D7" w:rsidRDefault="00B36C24" w:rsidP="00C53C48">
            <w:pPr>
              <w:rPr>
                <w:sz w:val="22"/>
                <w:szCs w:val="22"/>
              </w:rPr>
            </w:pPr>
            <w:r w:rsidRPr="00B36C24">
              <w:rPr>
                <w:sz w:val="22"/>
                <w:szCs w:val="22"/>
              </w:rPr>
              <w:t>Ensuring data security, access standards, and protection of personal data</w:t>
            </w:r>
          </w:p>
        </w:tc>
        <w:tc>
          <w:tcPr>
            <w:tcW w:w="3785" w:type="dxa"/>
            <w:tcBorders>
              <w:top w:val="single" w:sz="4" w:space="0" w:color="AED6F1"/>
              <w:left w:val="single" w:sz="4" w:space="0" w:color="AED6F1"/>
              <w:bottom w:val="single" w:sz="4" w:space="0" w:color="AED6F1"/>
              <w:right w:val="single" w:sz="4" w:space="0" w:color="AED6F1"/>
            </w:tcBorders>
            <w:shd w:val="clear" w:color="auto" w:fill="FFFFFF"/>
            <w:tcMar>
              <w:top w:w="100" w:type="dxa"/>
              <w:left w:w="140" w:type="dxa"/>
              <w:bottom w:w="100" w:type="dxa"/>
              <w:right w:w="140" w:type="dxa"/>
            </w:tcMar>
          </w:tcPr>
          <w:p w14:paraId="0C510549" w14:textId="77777777" w:rsidR="00B36C24" w:rsidRPr="00FD00D7" w:rsidRDefault="00B36C24" w:rsidP="00C53C48">
            <w:pPr>
              <w:rPr>
                <w:b/>
                <w:bCs/>
                <w:sz w:val="22"/>
                <w:szCs w:val="22"/>
              </w:rPr>
            </w:pPr>
            <w:r w:rsidRPr="00FD00D7">
              <w:rPr>
                <w:sz w:val="22"/>
                <w:szCs w:val="22"/>
                <w:rtl/>
              </w:rPr>
              <w:t>Cybersecurity Management</w:t>
            </w:r>
          </w:p>
        </w:tc>
        <w:tc>
          <w:tcPr>
            <w:tcW w:w="1435" w:type="dxa"/>
            <w:tcBorders>
              <w:top w:val="single" w:sz="4" w:space="0" w:color="AED6F1"/>
              <w:left w:val="single" w:sz="4" w:space="0" w:color="AED6F1"/>
              <w:bottom w:val="single" w:sz="4" w:space="0" w:color="AED6F1"/>
              <w:right w:val="single" w:sz="4" w:space="0" w:color="AED6F1"/>
            </w:tcBorders>
            <w:shd w:val="clear" w:color="auto" w:fill="FFFFFF"/>
          </w:tcPr>
          <w:p w14:paraId="1B4484CF" w14:textId="77777777" w:rsidR="00B36C24" w:rsidRPr="00FD00D7" w:rsidRDefault="00B36C24" w:rsidP="00C53C48">
            <w:pPr>
              <w:rPr>
                <w:sz w:val="22"/>
                <w:szCs w:val="22"/>
                <w:rtl/>
              </w:rPr>
            </w:pPr>
          </w:p>
        </w:tc>
      </w:tr>
      <w:tr w:rsidR="00B36C24" w:rsidRPr="00FD00D7" w14:paraId="51704F93" w14:textId="77777777" w:rsidTr="00C53C48">
        <w:tc>
          <w:tcPr>
            <w:tcW w:w="1919"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723EF304" w14:textId="60316853" w:rsidR="00B36C24" w:rsidRPr="00FD00D7" w:rsidRDefault="00B36C24" w:rsidP="00C53C48">
            <w:pPr>
              <w:rPr>
                <w:sz w:val="22"/>
                <w:szCs w:val="22"/>
              </w:rPr>
            </w:pPr>
            <w:r w:rsidRPr="00B36C24">
              <w:rPr>
                <w:sz w:val="22"/>
                <w:szCs w:val="22"/>
              </w:rPr>
              <w:t>Beneficiary - Primary User</w:t>
            </w:r>
          </w:p>
        </w:tc>
        <w:tc>
          <w:tcPr>
            <w:tcW w:w="2931"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73FDD75D" w14:textId="77777777" w:rsidR="00B36C24" w:rsidRPr="00FD00D7" w:rsidRDefault="00B36C24" w:rsidP="00C53C48">
            <w:pPr>
              <w:rPr>
                <w:sz w:val="22"/>
                <w:szCs w:val="22"/>
              </w:rPr>
            </w:pPr>
            <w:r w:rsidRPr="00FD00D7">
              <w:rPr>
                <w:sz w:val="22"/>
                <w:szCs w:val="22"/>
                <w:rtl/>
              </w:rPr>
              <w:t>Applying checklists in field monitoring and licensing</w:t>
            </w:r>
          </w:p>
        </w:tc>
        <w:tc>
          <w:tcPr>
            <w:tcW w:w="3785"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6C3BEED0" w14:textId="77777777" w:rsidR="00B36C24" w:rsidRPr="00FD00D7" w:rsidRDefault="00B36C24" w:rsidP="00C53C48">
            <w:pPr>
              <w:rPr>
                <w:b/>
                <w:bCs/>
                <w:sz w:val="22"/>
                <w:szCs w:val="22"/>
              </w:rPr>
            </w:pPr>
            <w:r w:rsidRPr="00FD00D7">
              <w:rPr>
                <w:sz w:val="22"/>
                <w:szCs w:val="22"/>
                <w:rtl/>
              </w:rPr>
              <w:t>Municipalities and Secretariats in the regions</w:t>
            </w:r>
          </w:p>
        </w:tc>
        <w:tc>
          <w:tcPr>
            <w:tcW w:w="1435" w:type="dxa"/>
            <w:tcBorders>
              <w:top w:val="single" w:sz="4" w:space="0" w:color="AED6F1"/>
              <w:left w:val="single" w:sz="4" w:space="0" w:color="AED6F1"/>
              <w:bottom w:val="single" w:sz="4" w:space="0" w:color="AED6F1"/>
              <w:right w:val="single" w:sz="4" w:space="0" w:color="AED6F1"/>
            </w:tcBorders>
            <w:shd w:val="clear" w:color="auto" w:fill="D6EAF8"/>
          </w:tcPr>
          <w:p w14:paraId="52458E48" w14:textId="77777777" w:rsidR="00B36C24" w:rsidRPr="00FD00D7" w:rsidRDefault="00B36C24" w:rsidP="00C53C48">
            <w:pPr>
              <w:rPr>
                <w:sz w:val="22"/>
                <w:szCs w:val="22"/>
                <w:rtl/>
              </w:rPr>
            </w:pPr>
          </w:p>
        </w:tc>
      </w:tr>
      <w:tr w:rsidR="00B36C24" w:rsidRPr="00FD00D7" w14:paraId="6C252E56" w14:textId="77777777" w:rsidTr="00C53C48">
        <w:tc>
          <w:tcPr>
            <w:tcW w:w="1919"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74B36AA1" w14:textId="77777777" w:rsidR="00B36C24" w:rsidRPr="00FD00D7" w:rsidRDefault="00B36C24" w:rsidP="00C53C48">
            <w:pPr>
              <w:rPr>
                <w:sz w:val="22"/>
                <w:szCs w:val="22"/>
              </w:rPr>
            </w:pPr>
          </w:p>
        </w:tc>
        <w:tc>
          <w:tcPr>
            <w:tcW w:w="2931"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220E9235" w14:textId="77777777" w:rsidR="00B36C24" w:rsidRPr="00FD00D7" w:rsidRDefault="00B36C24" w:rsidP="00C53C48">
            <w:pPr>
              <w:rPr>
                <w:sz w:val="22"/>
                <w:szCs w:val="22"/>
              </w:rPr>
            </w:pPr>
          </w:p>
        </w:tc>
        <w:tc>
          <w:tcPr>
            <w:tcW w:w="3785" w:type="dxa"/>
            <w:tcBorders>
              <w:top w:val="single" w:sz="4" w:space="0" w:color="AED6F1"/>
              <w:left w:val="single" w:sz="4" w:space="0" w:color="AED6F1"/>
              <w:bottom w:val="single" w:sz="4" w:space="0" w:color="AED6F1"/>
              <w:right w:val="single" w:sz="4" w:space="0" w:color="AED6F1"/>
            </w:tcBorders>
            <w:shd w:val="clear" w:color="auto" w:fill="D6EAF8"/>
            <w:tcMar>
              <w:top w:w="100" w:type="dxa"/>
              <w:left w:w="140" w:type="dxa"/>
              <w:bottom w:w="100" w:type="dxa"/>
              <w:right w:w="140" w:type="dxa"/>
            </w:tcMar>
          </w:tcPr>
          <w:p w14:paraId="240BCE80" w14:textId="77777777" w:rsidR="00B36C24" w:rsidRPr="00FD00D7" w:rsidRDefault="00B36C24" w:rsidP="00C53C48">
            <w:pPr>
              <w:rPr>
                <w:b/>
                <w:bCs/>
                <w:sz w:val="22"/>
                <w:szCs w:val="22"/>
              </w:rPr>
            </w:pPr>
          </w:p>
        </w:tc>
        <w:tc>
          <w:tcPr>
            <w:tcW w:w="1435" w:type="dxa"/>
            <w:tcBorders>
              <w:top w:val="single" w:sz="4" w:space="0" w:color="AED6F1"/>
              <w:left w:val="single" w:sz="4" w:space="0" w:color="AED6F1"/>
              <w:bottom w:val="single" w:sz="4" w:space="0" w:color="AED6F1"/>
              <w:right w:val="single" w:sz="4" w:space="0" w:color="AED6F1"/>
            </w:tcBorders>
            <w:shd w:val="clear" w:color="auto" w:fill="D6EAF8"/>
          </w:tcPr>
          <w:p w14:paraId="73FDD6C5" w14:textId="77777777" w:rsidR="00B36C24" w:rsidRPr="00FD00D7" w:rsidRDefault="00B36C24" w:rsidP="00C53C48">
            <w:pPr>
              <w:rPr>
                <w:b/>
                <w:bCs/>
                <w:sz w:val="22"/>
                <w:szCs w:val="22"/>
              </w:rPr>
            </w:pPr>
          </w:p>
        </w:tc>
      </w:tr>
    </w:tbl>
    <w:p w14:paraId="271565A7" w14:textId="77777777" w:rsidR="00B36C24" w:rsidRPr="00656AA4" w:rsidRDefault="00B36C24">
      <w:pPr>
        <w:pStyle w:val="Heading2"/>
        <w:rPr>
          <w:rFonts w:asciiTheme="minorHAnsi" w:hAnsiTheme="minorHAnsi" w:cstheme="minorHAnsi"/>
          <w:sz w:val="24"/>
          <w:szCs w:val="24"/>
        </w:rPr>
      </w:pPr>
    </w:p>
    <w:p w14:paraId="65DA46D3" w14:textId="77777777" w:rsidR="00011E8F" w:rsidRPr="00656AA4" w:rsidRDefault="00011E8F">
      <w:pPr>
        <w:spacing w:after="80"/>
        <w:rPr>
          <w:rFonts w:asciiTheme="minorHAnsi" w:hAnsiTheme="minorHAnsi" w:cstheme="minorHAnsi"/>
        </w:rPr>
      </w:pPr>
    </w:p>
    <w:p w14:paraId="1121E46A" w14:textId="77777777" w:rsidR="0039484E" w:rsidRPr="00656AA4" w:rsidRDefault="0039484E">
      <w:pPr>
        <w:spacing w:after="80"/>
        <w:rPr>
          <w:rFonts w:asciiTheme="minorHAnsi" w:hAnsiTheme="minorHAnsi" w:cstheme="minorHAnsi"/>
        </w:rPr>
      </w:pPr>
    </w:p>
    <w:p w14:paraId="5C447DEA" w14:textId="77777777" w:rsidR="007F408A" w:rsidRPr="00656AA4" w:rsidRDefault="007F408A" w:rsidP="007F408A">
      <w:pPr>
        <w:pStyle w:val="Heading1"/>
        <w:rPr>
          <w:rFonts w:asciiTheme="minorHAnsi" w:hAnsiTheme="minorHAnsi" w:cstheme="minorHAnsi"/>
        </w:rPr>
      </w:pPr>
      <w:bookmarkStart w:id="58" w:name="_Toc226888219"/>
      <w:r w:rsidRPr="00656AA4">
        <w:rPr>
          <w:rFonts w:asciiTheme="minorHAnsi" w:hAnsiTheme="minorHAnsi" w:cstheme="minorHAnsi"/>
          <w:sz w:val="28"/>
          <w:szCs w:val="28"/>
        </w:rPr>
        <w:t>10. Terms and Definitions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7F408A" w:rsidRPr="00656AA4" w14:paraId="2E4F8376" w14:textId="77777777" w:rsidTr="00E65DEC">
        <w:tc>
          <w:tcPr>
            <w:tcW w:w="30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4A9F57D1" w14:textId="77777777" w:rsidR="007F408A" w:rsidRPr="00656AA4" w:rsidRDefault="007F408A" w:rsidP="00E65DEC">
            <w:pPr>
              <w:jc w:val="center"/>
              <w:rPr>
                <w:rFonts w:asciiTheme="minorHAnsi" w:hAnsiTheme="minorHAnsi" w:cstheme="minorHAnsi"/>
              </w:rPr>
            </w:pPr>
            <w:r w:rsidRPr="00656AA4">
              <w:rPr>
                <w:rFonts w:asciiTheme="minorHAnsi" w:hAnsiTheme="minorHAnsi" w:cstheme="minorHAnsi"/>
                <w:b/>
                <w:bCs/>
                <w:color w:val="FFFFFF"/>
              </w:rPr>
              <w:t>Term</w:t>
            </w:r>
          </w:p>
        </w:tc>
        <w:tc>
          <w:tcPr>
            <w:tcW w:w="63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DF8D6A6" w14:textId="77777777" w:rsidR="007F408A" w:rsidRPr="00656AA4" w:rsidRDefault="007F408A" w:rsidP="00E65DEC">
            <w:pPr>
              <w:jc w:val="center"/>
              <w:rPr>
                <w:rFonts w:asciiTheme="minorHAnsi" w:hAnsiTheme="minorHAnsi" w:cstheme="minorHAnsi"/>
              </w:rPr>
            </w:pPr>
            <w:r w:rsidRPr="00656AA4">
              <w:rPr>
                <w:rFonts w:asciiTheme="minorHAnsi" w:hAnsiTheme="minorHAnsi" w:cstheme="minorHAnsi"/>
                <w:b/>
                <w:bCs/>
                <w:color w:val="FFFFFF"/>
              </w:rPr>
              <w:t>Definition</w:t>
            </w:r>
          </w:p>
        </w:tc>
      </w:tr>
      <w:tr w:rsidR="007F408A" w:rsidRPr="00656AA4" w14:paraId="0819CAF2" w14:textId="77777777" w:rsidTr="00E65DEC">
        <w:tc>
          <w:tcPr>
            <w:tcW w:w="30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B730196" w14:textId="77777777" w:rsidR="007F408A" w:rsidRPr="00656AA4" w:rsidRDefault="00D84432" w:rsidP="00E65DEC">
            <w:pPr>
              <w:rPr>
                <w:rFonts w:asciiTheme="minorHAnsi" w:hAnsiTheme="minorHAnsi" w:cstheme="minorHAnsi"/>
              </w:rPr>
            </w:pPr>
            <w:r w:rsidRPr="00656AA4">
              <w:rPr>
                <w:rFonts w:asciiTheme="minorHAnsi" w:hAnsiTheme="minorHAnsi" w:cstheme="minorHAnsi"/>
                <w:b/>
                <w:bCs/>
              </w:rPr>
              <w:t>Policy Instrument</w:t>
            </w:r>
          </w:p>
        </w:tc>
        <w:tc>
          <w:tcPr>
            <w:tcW w:w="6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610A86A" w14:textId="77777777" w:rsidR="007F408A" w:rsidRPr="00656AA4" w:rsidRDefault="00D84432" w:rsidP="00D84432">
            <w:pPr>
              <w:rPr>
                <w:rFonts w:asciiTheme="minorHAnsi" w:hAnsiTheme="minorHAnsi" w:cstheme="minorHAnsi"/>
              </w:rPr>
            </w:pPr>
            <w:r w:rsidRPr="00656AA4">
              <w:rPr>
                <w:rFonts w:asciiTheme="minorHAnsi" w:hAnsiTheme="minorHAnsi" w:cstheme="minorHAnsi"/>
              </w:rPr>
              <w:t>The specific mechanism (tax, subsidy, regulation) used to achieve an objective.</w:t>
            </w:r>
          </w:p>
        </w:tc>
      </w:tr>
      <w:tr w:rsidR="007F408A" w:rsidRPr="00656AA4" w14:paraId="724772D4" w14:textId="77777777" w:rsidTr="00E65DEC">
        <w:tc>
          <w:tcPr>
            <w:tcW w:w="30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608B509F" w14:textId="77777777" w:rsidR="007F408A" w:rsidRPr="00656AA4" w:rsidRDefault="00D84432" w:rsidP="00E65DEC">
            <w:pPr>
              <w:rPr>
                <w:rFonts w:asciiTheme="minorHAnsi" w:hAnsiTheme="minorHAnsi" w:cstheme="minorHAnsi"/>
              </w:rPr>
            </w:pPr>
            <w:r w:rsidRPr="00656AA4">
              <w:rPr>
                <w:rFonts w:asciiTheme="minorHAnsi" w:hAnsiTheme="minorHAnsi" w:cstheme="minorHAnsi"/>
                <w:b/>
                <w:bCs/>
              </w:rPr>
              <w:t>Fiscal Neutrality</w:t>
            </w:r>
          </w:p>
        </w:tc>
        <w:tc>
          <w:tcPr>
            <w:tcW w:w="63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5BA0D221" w14:textId="77777777" w:rsidR="00D84432" w:rsidRPr="00656AA4" w:rsidRDefault="00D84432" w:rsidP="00D84432">
            <w:pPr>
              <w:rPr>
                <w:rFonts w:asciiTheme="minorHAnsi" w:hAnsiTheme="minorHAnsi" w:cstheme="minorHAnsi"/>
              </w:rPr>
            </w:pPr>
            <w:r w:rsidRPr="00656AA4">
              <w:rPr>
                <w:rFonts w:asciiTheme="minorHAnsi" w:hAnsiTheme="minorHAnsi" w:cstheme="minorHAnsi"/>
              </w:rPr>
              <w:t>A state where policy implementation costs are fully offset by generated economic value or savings.</w:t>
            </w:r>
          </w:p>
          <w:p w14:paraId="43AA2B2F" w14:textId="77777777" w:rsidR="007F408A" w:rsidRPr="00656AA4" w:rsidRDefault="007F408A" w:rsidP="00E65DEC">
            <w:pPr>
              <w:rPr>
                <w:rFonts w:asciiTheme="minorHAnsi" w:hAnsiTheme="minorHAnsi" w:cstheme="minorHAnsi"/>
              </w:rPr>
            </w:pPr>
          </w:p>
        </w:tc>
      </w:tr>
      <w:tr w:rsidR="007F408A" w:rsidRPr="00656AA4" w14:paraId="328DF0AF" w14:textId="77777777" w:rsidTr="00E65DEC">
        <w:tc>
          <w:tcPr>
            <w:tcW w:w="30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A0D172B" w14:textId="77777777" w:rsidR="007F408A" w:rsidRPr="00656AA4" w:rsidRDefault="00D84432" w:rsidP="00E65DEC">
            <w:pPr>
              <w:rPr>
                <w:rFonts w:asciiTheme="minorHAnsi" w:hAnsiTheme="minorHAnsi" w:cstheme="minorHAnsi"/>
              </w:rPr>
            </w:pPr>
            <w:r w:rsidRPr="00656AA4">
              <w:rPr>
                <w:rFonts w:asciiTheme="minorHAnsi" w:hAnsiTheme="minorHAnsi" w:cstheme="minorHAnsi"/>
                <w:b/>
                <w:bCs/>
              </w:rPr>
              <w:t>Policy Knowledge Graph</w:t>
            </w:r>
          </w:p>
        </w:tc>
        <w:tc>
          <w:tcPr>
            <w:tcW w:w="6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33E92AE" w14:textId="77777777" w:rsidR="007F408A" w:rsidRPr="00656AA4" w:rsidRDefault="00D84432" w:rsidP="00D84432">
            <w:pPr>
              <w:rPr>
                <w:rFonts w:asciiTheme="minorHAnsi" w:hAnsiTheme="minorHAnsi" w:cstheme="minorHAnsi"/>
              </w:rPr>
            </w:pPr>
            <w:r w:rsidRPr="00656AA4">
              <w:rPr>
                <w:rFonts w:asciiTheme="minorHAnsi" w:hAnsiTheme="minorHAnsi" w:cstheme="minorHAnsi"/>
              </w:rPr>
              <w:t>A structured digital map of the relationships between different regulations, entities, and outcomes.</w:t>
            </w:r>
          </w:p>
        </w:tc>
      </w:tr>
    </w:tbl>
    <w:p w14:paraId="57AE1FE3" w14:textId="77777777" w:rsidR="007F408A" w:rsidRPr="00656AA4" w:rsidRDefault="007F408A" w:rsidP="007F408A">
      <w:pPr>
        <w:rPr>
          <w:rFonts w:asciiTheme="minorHAnsi" w:hAnsiTheme="minorHAnsi" w:cstheme="minorHAnsi"/>
        </w:rPr>
      </w:pPr>
    </w:p>
    <w:p w14:paraId="4E0A1C0F" w14:textId="77777777" w:rsidR="007F408A" w:rsidRPr="00656AA4" w:rsidRDefault="007F408A" w:rsidP="007F408A">
      <w:pPr>
        <w:rPr>
          <w:rFonts w:asciiTheme="minorHAnsi" w:hAnsiTheme="minorHAnsi" w:cstheme="minorHAnsi"/>
        </w:rPr>
      </w:pPr>
    </w:p>
    <w:p w14:paraId="74E3480F" w14:textId="77777777" w:rsidR="00761B2D" w:rsidRPr="00656AA4" w:rsidRDefault="00761B2D">
      <w:pPr>
        <w:rPr>
          <w:rFonts w:asciiTheme="minorHAnsi" w:hAnsiTheme="minorHAnsi" w:cstheme="minorHAnsi"/>
        </w:rPr>
      </w:pPr>
      <w:r w:rsidRPr="00656AA4">
        <w:rPr>
          <w:rFonts w:asciiTheme="minorHAnsi" w:hAnsiTheme="minorHAnsi" w:cstheme="minorHAnsi"/>
        </w:rPr>
        <w:br w:type="page"/>
      </w:r>
    </w:p>
    <w:p w14:paraId="4E5054C5" w14:textId="77777777" w:rsidR="00011E8F" w:rsidRPr="00656AA4" w:rsidRDefault="00B73607">
      <w:pPr>
        <w:pStyle w:val="Heading1"/>
        <w:rPr>
          <w:rFonts w:asciiTheme="minorHAnsi" w:hAnsiTheme="minorHAnsi" w:cstheme="minorHAnsi"/>
        </w:rPr>
      </w:pPr>
      <w:bookmarkStart w:id="59" w:name="_Toc226888220"/>
      <w:r w:rsidRPr="00656AA4">
        <w:rPr>
          <w:rFonts w:asciiTheme="minorHAnsi" w:hAnsiTheme="minorHAnsi" w:cstheme="minorHAnsi"/>
          <w:sz w:val="28"/>
          <w:szCs w:val="28"/>
        </w:rPr>
        <w:lastRenderedPageBreak/>
        <w:t>11. Integrations and Data Sources</w:t>
      </w:r>
      <w:bookmarkEnd w:id="59"/>
    </w:p>
    <w:p w14:paraId="7AD0E400" w14:textId="77777777" w:rsidR="00D90D52" w:rsidRPr="00656AA4" w:rsidRDefault="00B73607" w:rsidP="00D90D52">
      <w:pPr>
        <w:pStyle w:val="Heading2"/>
        <w:rPr>
          <w:rFonts w:asciiTheme="minorHAnsi" w:hAnsiTheme="minorHAnsi" w:cstheme="minorHAnsi"/>
          <w:sz w:val="24"/>
          <w:szCs w:val="24"/>
        </w:rPr>
      </w:pPr>
      <w:bookmarkStart w:id="60" w:name="_Toc226888221"/>
      <w:r w:rsidRPr="00656AA4">
        <w:rPr>
          <w:rFonts w:asciiTheme="minorHAnsi" w:hAnsiTheme="minorHAnsi" w:cstheme="minorHAnsi"/>
          <w:sz w:val="24"/>
          <w:szCs w:val="24"/>
        </w:rPr>
        <w:t xml:space="preserve">11.1 Key </w:t>
      </w:r>
      <w:r w:rsidRPr="00B36C24">
        <w:rPr>
          <w:rFonts w:asciiTheme="minorHAnsi" w:hAnsiTheme="minorHAnsi" w:cstheme="minorHAnsi"/>
          <w:sz w:val="24"/>
          <w:szCs w:val="24"/>
        </w:rPr>
        <w:t>Integrations</w:t>
      </w:r>
      <w:bookmarkEnd w:id="60"/>
    </w:p>
    <w:p w14:paraId="3AC7DD6B" w14:textId="77777777" w:rsidR="001B187A" w:rsidRPr="00656AA4" w:rsidRDefault="001B187A">
      <w:pPr>
        <w:rPr>
          <w:rFonts w:asciiTheme="minorHAnsi" w:eastAsia="Times New Roman" w:hAnsiTheme="minorHAnsi" w:cstheme="minorHAnsi"/>
          <w:color w:val="auto"/>
          <w:sz w:val="22"/>
          <w:szCs w:val="22"/>
          <w14:ligatures w14:val="standardContextual"/>
        </w:rPr>
      </w:pPr>
      <w:bookmarkStart w:id="61" w:name="_Toc226888223"/>
      <w:r w:rsidRPr="00656AA4">
        <w:rPr>
          <w:rFonts w:asciiTheme="minorHAnsi" w:hAnsiTheme="minorHAnsi" w:cstheme="minorHAnsi"/>
        </w:rPr>
        <w:t>The Policy AI Lab will integrate with the following internal and national platforms to enable secure authentication, inter-ministerial data exchange, sovereign AI inference, and notification delivery. Data-only sources (GASTAT, SAMA, OECD, IMF, World Bank, etc.) are catalogued separately in §11.2 Data Sources.</w:t>
      </w:r>
    </w:p>
    <w:p w14:paraId="208630CF" w14:textId="77777777" w:rsidR="001B187A" w:rsidRPr="00656AA4" w:rsidRDefault="001B187A">
      <w:pPr>
        <w:numPr>
          <w:ilvl w:val="0"/>
          <w:numId w:val="29"/>
        </w:num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b/>
        </w:rPr>
        <w:t xml:space="preserve">Nafath — National Single Sign-On: </w:t>
      </w:r>
      <w:r w:rsidRPr="00656AA4">
        <w:rPr>
          <w:rFonts w:asciiTheme="minorHAnsi" w:hAnsiTheme="minorHAnsi" w:cstheme="minorHAnsi"/>
        </w:rPr>
        <w:t>Citizen and official authentication, aligned with NFR-01 (Multi-Factor Authentication) and NCA access-control requirements.</w:t>
      </w:r>
    </w:p>
    <w:p w14:paraId="570B2DFE" w14:textId="77777777" w:rsidR="001B187A" w:rsidRPr="00656AA4" w:rsidRDefault="001B187A" w:rsidP="001B187A">
      <w:pPr>
        <w:numPr>
          <w:ilvl w:val="0"/>
          <w:numId w:val="29"/>
        </w:numPr>
        <w:rPr>
          <w:rFonts w:asciiTheme="minorHAnsi" w:eastAsia="Aptos" w:hAnsiTheme="minorHAnsi" w:cstheme="minorHAnsi"/>
          <w:color w:val="auto"/>
          <w:sz w:val="22"/>
          <w:szCs w:val="22"/>
          <w14:ligatures w14:val="standardContextual"/>
        </w:rPr>
      </w:pPr>
      <w:r w:rsidRPr="00656AA4">
        <w:rPr>
          <w:rFonts w:asciiTheme="minorHAnsi" w:hAnsiTheme="minorHAnsi" w:cstheme="minorHAnsi"/>
          <w:b/>
        </w:rPr>
        <w:t xml:space="preserve">SDAIA Sovereign AI Platform: </w:t>
      </w:r>
      <w:r w:rsidRPr="00656AA4">
        <w:rPr>
          <w:rFonts w:asciiTheme="minorHAnsi" w:hAnsiTheme="minorHAnsi" w:cstheme="minorHAnsi"/>
        </w:rPr>
        <w:t>Hosting environment for all AI inference, model training, and Knowledge Graph operations within the Kingdom, per NFR-06 (Sovereign Compliance Layer).</w:t>
      </w:r>
    </w:p>
    <w:p w14:paraId="62F05D56" w14:textId="77777777" w:rsidR="001B187A" w:rsidRPr="00656AA4" w:rsidRDefault="001B187A" w:rsidP="001B187A">
      <w:pPr>
        <w:numPr>
          <w:ilvl w:val="0"/>
          <w:numId w:val="29"/>
        </w:numPr>
        <w:rPr>
          <w:rFonts w:asciiTheme="minorHAnsi" w:eastAsia="Aptos" w:hAnsiTheme="minorHAnsi" w:cstheme="minorHAnsi"/>
          <w:color w:val="auto"/>
          <w:sz w:val="22"/>
          <w:szCs w:val="22"/>
          <w14:ligatures w14:val="standardContextual"/>
        </w:rPr>
      </w:pPr>
      <w:r w:rsidRPr="00656AA4">
        <w:rPr>
          <w:rFonts w:asciiTheme="minorHAnsi" w:hAnsiTheme="minorHAnsi" w:cstheme="minorHAnsi"/>
          <w:b/>
        </w:rPr>
        <w:t xml:space="preserve">Yesser Government Service Bus (GSB): </w:t>
      </w:r>
      <w:r w:rsidRPr="00656AA4">
        <w:rPr>
          <w:rFonts w:asciiTheme="minorHAnsi" w:hAnsiTheme="minorHAnsi" w:cstheme="minorHAnsi"/>
        </w:rPr>
        <w:t>Secure inter-ministerial data exchange with SAMA, Ministry of Finance, MISA, and other regulatory authorities.</w:t>
      </w:r>
    </w:p>
    <w:p w14:paraId="3A3993F2" w14:textId="77777777" w:rsidR="001B187A" w:rsidRPr="00656AA4" w:rsidRDefault="001B187A">
      <w:pPr>
        <w:numPr>
          <w:ilvl w:val="0"/>
          <w:numId w:val="29"/>
        </w:num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b/>
        </w:rPr>
        <w:t xml:space="preserve">Balady Municipal Platform: </w:t>
      </w:r>
      <w:r w:rsidRPr="00656AA4">
        <w:rPr>
          <w:rFonts w:asciiTheme="minorHAnsi" w:hAnsiTheme="minorHAnsi" w:cstheme="minorHAnsi"/>
        </w:rPr>
        <w:t>Municipal permits, zoning data, and urban planning records used for policy impact simulation at the Amana level.</w:t>
      </w:r>
    </w:p>
    <w:p w14:paraId="4DED6D60" w14:textId="77777777" w:rsidR="001B187A" w:rsidRPr="00656AA4" w:rsidRDefault="001B187A">
      <w:pPr>
        <w:numPr>
          <w:ilvl w:val="0"/>
          <w:numId w:val="29"/>
        </w:num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b/>
        </w:rPr>
        <w:t xml:space="preserve">Sakani Housing Platform: </w:t>
      </w:r>
      <w:r w:rsidRPr="00656AA4">
        <w:rPr>
          <w:rFonts w:asciiTheme="minorHAnsi" w:hAnsiTheme="minorHAnsi" w:cstheme="minorHAnsi"/>
        </w:rPr>
        <w:t>Housing application, ownership, and subsidy data feeding the Housing Economist’s Multi-Variable Simulation Lab.</w:t>
      </w:r>
    </w:p>
    <w:p w14:paraId="2889DA23" w14:textId="77777777" w:rsidR="001B187A" w:rsidRPr="00656AA4" w:rsidRDefault="001B187A" w:rsidP="001B187A">
      <w:pPr>
        <w:numPr>
          <w:ilvl w:val="0"/>
          <w:numId w:val="29"/>
        </w:numPr>
        <w:rPr>
          <w:rFonts w:asciiTheme="minorHAnsi" w:eastAsia="Aptos" w:hAnsiTheme="minorHAnsi" w:cstheme="minorHAnsi"/>
          <w:color w:val="auto"/>
          <w:sz w:val="22"/>
          <w:szCs w:val="22"/>
          <w14:ligatures w14:val="standardContextual"/>
        </w:rPr>
      </w:pPr>
      <w:r w:rsidRPr="00656AA4">
        <w:rPr>
          <w:rFonts w:asciiTheme="minorHAnsi" w:hAnsiTheme="minorHAnsi" w:cstheme="minorHAnsi"/>
          <w:b/>
        </w:rPr>
        <w:t xml:space="preserve">Absher Public Services Gateway: </w:t>
      </w:r>
      <w:r w:rsidRPr="00656AA4">
        <w:rPr>
          <w:rFonts w:asciiTheme="minorHAnsi" w:hAnsiTheme="minorHAnsi" w:cstheme="minorHAnsi"/>
        </w:rPr>
        <w:t>Channel for public consultation feedback ingestion into the Consultation Comment Synthesis module.</w:t>
      </w:r>
    </w:p>
    <w:p w14:paraId="4B823786" w14:textId="77777777" w:rsidR="001B187A" w:rsidRPr="00656AA4" w:rsidRDefault="001B187A" w:rsidP="001B187A">
      <w:pPr>
        <w:numPr>
          <w:ilvl w:val="0"/>
          <w:numId w:val="29"/>
        </w:numPr>
        <w:rPr>
          <w:rFonts w:asciiTheme="minorHAnsi" w:eastAsia="Aptos" w:hAnsiTheme="minorHAnsi" w:cstheme="minorHAnsi"/>
          <w:color w:val="auto"/>
          <w:sz w:val="22"/>
          <w:szCs w:val="22"/>
          <w14:ligatures w14:val="standardContextual"/>
        </w:rPr>
      </w:pPr>
      <w:r w:rsidRPr="00656AA4">
        <w:rPr>
          <w:rFonts w:asciiTheme="minorHAnsi" w:hAnsiTheme="minorHAnsi" w:cstheme="minorHAnsi"/>
          <w:b/>
        </w:rPr>
        <w:t xml:space="preserve">MOMAH Enterprise Directory (AD / IAM): </w:t>
      </w:r>
      <w:r w:rsidRPr="00656AA4">
        <w:rPr>
          <w:rFonts w:asciiTheme="minorHAnsi" w:hAnsiTheme="minorHAnsi" w:cstheme="minorHAnsi"/>
        </w:rPr>
        <w:t>Internal identity, role, and permission management mapped to the RACI matrix in the Appendix.</w:t>
      </w:r>
    </w:p>
    <w:p w14:paraId="4C40DC23" w14:textId="77777777" w:rsidR="001B187A" w:rsidRPr="00656AA4" w:rsidRDefault="001B187A">
      <w:pPr>
        <w:numPr>
          <w:ilvl w:val="0"/>
          <w:numId w:val="29"/>
        </w:num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b/>
        </w:rPr>
        <w:t xml:space="preserve">Document Management System (DMS): </w:t>
      </w:r>
      <w:r w:rsidRPr="00656AA4">
        <w:rPr>
          <w:rFonts w:asciiTheme="minorHAnsi" w:hAnsiTheme="minorHAnsi" w:cstheme="minorHAnsi"/>
        </w:rPr>
        <w:t>Immutable storage for generated Policy Memoranda, Impact Briefs, Decision Decks, and the full audit trail.</w:t>
      </w:r>
    </w:p>
    <w:p w14:paraId="6F4A0CDE" w14:textId="77777777" w:rsidR="0087132C" w:rsidRPr="00656AA4" w:rsidRDefault="00B73607" w:rsidP="00065F6B">
      <w:pPr>
        <w:pStyle w:val="Heading2"/>
        <w:rPr>
          <w:rFonts w:asciiTheme="minorHAnsi" w:hAnsiTheme="minorHAnsi" w:cstheme="minorHAnsi"/>
          <w:sz w:val="24"/>
          <w:szCs w:val="24"/>
        </w:rPr>
      </w:pPr>
      <w:r w:rsidRPr="00656AA4">
        <w:rPr>
          <w:rFonts w:asciiTheme="minorHAnsi" w:hAnsiTheme="minorHAnsi" w:cstheme="minorHAnsi"/>
          <w:sz w:val="24"/>
          <w:szCs w:val="24"/>
        </w:rPr>
        <w:t>11.2 Data Sources</w:t>
      </w:r>
      <w:bookmarkEnd w:id="61"/>
    </w:p>
    <w:p w14:paraId="06DC9EE8" w14:textId="77777777" w:rsidR="0087132C" w:rsidRPr="00656AA4" w:rsidRDefault="0087132C" w:rsidP="0087132C">
      <w:pPr>
        <w:spacing w:before="60" w:after="80"/>
        <w:rPr>
          <w:rFonts w:asciiTheme="minorHAnsi" w:hAnsiTheme="minorHAnsi" w:cstheme="minorHAnsi"/>
          <w:lang w:val="en-GB"/>
        </w:rPr>
      </w:pPr>
    </w:p>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10" w:type="dxa"/>
        </w:tblCellMar>
        <w:tblLook w:val="0000" w:firstRow="0" w:lastRow="0" w:firstColumn="0" w:lastColumn="0" w:noHBand="0" w:noVBand="0"/>
      </w:tblPr>
      <w:tblGrid>
        <w:gridCol w:w="1204"/>
        <w:gridCol w:w="1675"/>
        <w:gridCol w:w="1552"/>
        <w:gridCol w:w="1096"/>
        <w:gridCol w:w="1478"/>
        <w:gridCol w:w="2372"/>
      </w:tblGrid>
      <w:tr w:rsidR="0087132C" w:rsidRPr="00656AA4" w14:paraId="3229D572" w14:textId="77777777" w:rsidTr="0087132C">
        <w:trPr>
          <w:trHeight w:val="486"/>
        </w:trPr>
        <w:tc>
          <w:tcPr>
            <w:tcW w:w="1192"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58C8E04E" w14:textId="77777777" w:rsidR="0087132C" w:rsidRPr="00656AA4" w:rsidRDefault="0087132C" w:rsidP="00E65DEC">
            <w:pP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Data Source</w:t>
            </w:r>
          </w:p>
        </w:tc>
        <w:tc>
          <w:tcPr>
            <w:tcW w:w="1679"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2D51E8C1" w14:textId="77777777" w:rsidR="0087132C" w:rsidRPr="00656AA4" w:rsidRDefault="0087132C" w:rsidP="00E65DEC">
            <w:pP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Data Type</w:t>
            </w:r>
          </w:p>
        </w:tc>
        <w:tc>
          <w:tcPr>
            <w:tcW w:w="1560"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3A5AF47A" w14:textId="77777777" w:rsidR="0087132C" w:rsidRPr="00656AA4" w:rsidRDefault="0087132C" w:rsidP="00E65DEC">
            <w:pP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Source system</w:t>
            </w:r>
          </w:p>
        </w:tc>
        <w:tc>
          <w:tcPr>
            <w:tcW w:w="1058"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4E61C748" w14:textId="77777777" w:rsidR="0087132C" w:rsidRPr="00656AA4" w:rsidRDefault="0087132C" w:rsidP="00E65DEC">
            <w:pP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Owner</w:t>
            </w:r>
          </w:p>
        </w:tc>
        <w:tc>
          <w:tcPr>
            <w:tcW w:w="1488" w:type="dxa"/>
            <w:tcBorders>
              <w:top w:val="single" w:sz="4" w:space="0" w:color="CCCCCC"/>
              <w:left w:val="single" w:sz="4" w:space="0" w:color="CCCCCC"/>
              <w:bottom w:val="single" w:sz="4" w:space="0" w:color="CCCCCC"/>
              <w:right w:val="single" w:sz="4" w:space="0" w:color="CCCCCC"/>
            </w:tcBorders>
            <w:shd w:val="clear" w:color="auto" w:fill="002060"/>
            <w:vAlign w:val="center"/>
          </w:tcPr>
          <w:p w14:paraId="182702A1" w14:textId="77777777" w:rsidR="0087132C" w:rsidRPr="00656AA4" w:rsidRDefault="0087132C" w:rsidP="00E65DEC">
            <w:pP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Sensitivity</w:t>
            </w:r>
          </w:p>
        </w:tc>
        <w:tc>
          <w:tcPr>
            <w:tcW w:w="2400"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2B9C9C6D" w14:textId="77777777" w:rsidR="0087132C" w:rsidRPr="00656AA4" w:rsidRDefault="0087132C" w:rsidP="00E65DEC">
            <w:pPr>
              <w:rPr>
                <w:rFonts w:asciiTheme="minorHAnsi" w:hAnsiTheme="minorHAnsi" w:cstheme="minorHAnsi"/>
                <w:b/>
                <w:bCs/>
                <w:color w:val="E7E6E6" w:themeColor="background2"/>
              </w:rPr>
            </w:pPr>
            <w:r w:rsidRPr="00656AA4">
              <w:rPr>
                <w:rFonts w:asciiTheme="minorHAnsi" w:hAnsiTheme="minorHAnsi" w:cstheme="minorHAnsi"/>
                <w:b/>
                <w:bCs/>
                <w:color w:val="E7E6E6" w:themeColor="background2"/>
              </w:rPr>
              <w:t>Notes</w:t>
            </w:r>
          </w:p>
        </w:tc>
      </w:tr>
      <w:tr w:rsidR="0087132C" w:rsidRPr="00656AA4" w14:paraId="1536737E"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9EE33B6" w14:textId="77777777" w:rsidR="0087132C" w:rsidRPr="00656AA4" w:rsidRDefault="00065F6B" w:rsidP="00065F6B">
            <w:pPr>
              <w:rPr>
                <w:rFonts w:asciiTheme="minorHAnsi" w:hAnsiTheme="minorHAnsi" w:cstheme="minorHAnsi"/>
                <w:i/>
                <w:iCs/>
                <w:color w:val="666666"/>
              </w:rPr>
            </w:pPr>
            <w:r w:rsidRPr="00656AA4">
              <w:rPr>
                <w:rFonts w:asciiTheme="minorHAnsi" w:eastAsia="Times New Roman" w:hAnsiTheme="minorHAnsi" w:cstheme="minorHAnsi"/>
                <w:color w:val="auto"/>
                <w:sz w:val="22"/>
                <w:szCs w:val="22"/>
                <w14:ligatures w14:val="standardContextual"/>
              </w:rPr>
              <w:t xml:space="preserve">Legal Repository </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2427090"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eastAsia="Times New Roman" w:hAnsiTheme="minorHAnsi" w:cstheme="minorHAnsi"/>
                <w:color w:val="auto"/>
                <w:sz w:val="22"/>
                <w:szCs w:val="22"/>
                <w14:ligatures w14:val="standardContextual"/>
              </w:rPr>
              <w:t xml:space="preserve">New Internal Policy Data Source </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9E4F492"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eastAsia="Times New Roman" w:hAnsiTheme="minorHAnsi" w:cstheme="minorHAnsi"/>
                <w:color w:val="auto"/>
                <w:sz w:val="22"/>
                <w:szCs w:val="22"/>
                <w14:ligatures w14:val="standardContextual"/>
              </w:rPr>
              <w:t>New</w:t>
            </w:r>
          </w:p>
        </w:tc>
        <w:tc>
          <w:tcPr>
            <w:tcW w:w="1058" w:type="dxa"/>
            <w:tcBorders>
              <w:top w:val="single" w:sz="4" w:space="0" w:color="CCCCCC"/>
              <w:left w:val="single" w:sz="4" w:space="0" w:color="CCCCCC"/>
              <w:bottom w:val="single" w:sz="4" w:space="0" w:color="CCCCCC"/>
              <w:right w:val="single" w:sz="4" w:space="0" w:color="CCCCCC"/>
            </w:tcBorders>
            <w:vAlign w:val="center"/>
          </w:tcPr>
          <w:p w14:paraId="7F87379D"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eastAsia="Times New Roman" w:hAnsiTheme="minorHAnsi" w:cstheme="minorHAnsi"/>
                <w:color w:val="auto"/>
                <w:sz w:val="22"/>
                <w:szCs w:val="22"/>
                <w14:ligatures w14:val="standardContextual"/>
              </w:rPr>
              <w:t>Dr. Ahmed Darwaish</w:t>
            </w:r>
          </w:p>
        </w:tc>
        <w:tc>
          <w:tcPr>
            <w:tcW w:w="1488" w:type="dxa"/>
            <w:tcBorders>
              <w:top w:val="single" w:sz="4" w:space="0" w:color="CCCCCC"/>
              <w:left w:val="single" w:sz="4" w:space="0" w:color="CCCCCC"/>
              <w:bottom w:val="single" w:sz="4" w:space="0" w:color="CCCCCC"/>
              <w:right w:val="single" w:sz="4" w:space="0" w:color="CCCCCC"/>
            </w:tcBorders>
            <w:vAlign w:val="center"/>
          </w:tcPr>
          <w:p w14:paraId="016D732E"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eastAsia="Times New Roman" w:hAnsiTheme="minorHAnsi" w:cstheme="minorHAnsi"/>
                <w:color w:val="auto"/>
                <w:sz w:val="22"/>
                <w:szCs w:val="22"/>
                <w14:ligatures w14:val="standardContextual"/>
              </w:rPr>
              <w:t>Confidential / Internal</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E869FA" w14:textId="77777777" w:rsidR="0087132C" w:rsidRPr="00656AA4" w:rsidRDefault="0087132C" w:rsidP="00E65DEC">
            <w:pPr>
              <w:rPr>
                <w:rFonts w:asciiTheme="minorHAnsi" w:hAnsiTheme="minorHAnsi" w:cstheme="minorHAnsi"/>
                <w:i/>
                <w:iCs/>
                <w:color w:val="666666"/>
              </w:rPr>
            </w:pPr>
          </w:p>
        </w:tc>
      </w:tr>
      <w:tr w:rsidR="0087132C" w:rsidRPr="00656AA4" w14:paraId="59DCFBDF"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F95547"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HDOC (under BIDSC)</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4980F3"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Housing demand &amp; occupancy data</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AE4C34B"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Internal — MOMAH / BIDSC</w:t>
            </w:r>
          </w:p>
        </w:tc>
        <w:tc>
          <w:tcPr>
            <w:tcW w:w="1058" w:type="dxa"/>
            <w:tcBorders>
              <w:top w:val="single" w:sz="4" w:space="0" w:color="CCCCCC"/>
              <w:left w:val="single" w:sz="4" w:space="0" w:color="CCCCCC"/>
              <w:bottom w:val="single" w:sz="4" w:space="0" w:color="CCCCCC"/>
              <w:right w:val="single" w:sz="4" w:space="0" w:color="CCCCCC"/>
            </w:tcBorders>
            <w:vAlign w:val="center"/>
          </w:tcPr>
          <w:p w14:paraId="7524E5FD"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BIDSC</w:t>
            </w:r>
          </w:p>
        </w:tc>
        <w:tc>
          <w:tcPr>
            <w:tcW w:w="1488" w:type="dxa"/>
            <w:tcBorders>
              <w:top w:val="single" w:sz="4" w:space="0" w:color="CCCCCC"/>
              <w:left w:val="single" w:sz="4" w:space="0" w:color="CCCCCC"/>
              <w:bottom w:val="single" w:sz="4" w:space="0" w:color="CCCCCC"/>
              <w:right w:val="single" w:sz="4" w:space="0" w:color="CCCCCC"/>
            </w:tcBorders>
            <w:vAlign w:val="center"/>
          </w:tcPr>
          <w:p w14:paraId="239821A2"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Confidential / Internal</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E4F0E1C"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Primary feed for baseline supply-demand and affordability modelling.</w:t>
            </w:r>
          </w:p>
        </w:tc>
      </w:tr>
      <w:tr w:rsidR="0087132C" w:rsidRPr="00656AA4" w14:paraId="1174E694"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DB78098"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REGA Database</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3CCEDE2"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Real-estate regulatory &amp; transaction data</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7CEC673"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Ecosystem (outside Ministry)</w:t>
            </w:r>
          </w:p>
        </w:tc>
        <w:tc>
          <w:tcPr>
            <w:tcW w:w="1058" w:type="dxa"/>
            <w:tcBorders>
              <w:top w:val="single" w:sz="4" w:space="0" w:color="CCCCCC"/>
              <w:left w:val="single" w:sz="4" w:space="0" w:color="CCCCCC"/>
              <w:bottom w:val="single" w:sz="4" w:space="0" w:color="CCCCCC"/>
              <w:right w:val="single" w:sz="4" w:space="0" w:color="CCCCCC"/>
            </w:tcBorders>
            <w:vAlign w:val="center"/>
          </w:tcPr>
          <w:p w14:paraId="52A01154"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Real Estate General Authority</w:t>
            </w:r>
          </w:p>
        </w:tc>
        <w:tc>
          <w:tcPr>
            <w:tcW w:w="1488" w:type="dxa"/>
            <w:tcBorders>
              <w:top w:val="single" w:sz="4" w:space="0" w:color="CCCCCC"/>
              <w:left w:val="single" w:sz="4" w:space="0" w:color="CCCCCC"/>
              <w:bottom w:val="single" w:sz="4" w:space="0" w:color="CCCCCC"/>
              <w:right w:val="single" w:sz="4" w:space="0" w:color="CCCCCC"/>
            </w:tcBorders>
            <w:vAlign w:val="center"/>
          </w:tcPr>
          <w:p w14:paraId="61C59E8D"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Restricted</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607BA9"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Accessed via inter-entity data-sharing agreement.</w:t>
            </w:r>
          </w:p>
        </w:tc>
      </w:tr>
      <w:tr w:rsidR="0087132C" w:rsidRPr="00656AA4" w14:paraId="0404B9E0"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CBE69B2"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GASTAT</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E9B8C4"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Demographic, census &amp; labour statistics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4620EA6"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Government</w:t>
            </w:r>
          </w:p>
        </w:tc>
        <w:tc>
          <w:tcPr>
            <w:tcW w:w="1058" w:type="dxa"/>
            <w:tcBorders>
              <w:top w:val="single" w:sz="4" w:space="0" w:color="CCCCCC"/>
              <w:left w:val="single" w:sz="4" w:space="0" w:color="CCCCCC"/>
              <w:bottom w:val="single" w:sz="4" w:space="0" w:color="CCCCCC"/>
              <w:right w:val="single" w:sz="4" w:space="0" w:color="CCCCCC"/>
            </w:tcBorders>
            <w:vAlign w:val="center"/>
          </w:tcPr>
          <w:p w14:paraId="40D8A8CE"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General Authority for Statistics</w:t>
            </w:r>
          </w:p>
        </w:tc>
        <w:tc>
          <w:tcPr>
            <w:tcW w:w="1488" w:type="dxa"/>
            <w:tcBorders>
              <w:top w:val="single" w:sz="4" w:space="0" w:color="CCCCCC"/>
              <w:left w:val="single" w:sz="4" w:space="0" w:color="CCCCCC"/>
              <w:bottom w:val="single" w:sz="4" w:space="0" w:color="CCCCCC"/>
              <w:right w:val="single" w:sz="4" w:space="0" w:color="CCCCCC"/>
            </w:tcBorders>
            <w:vAlign w:val="center"/>
          </w:tcPr>
          <w:p w14:paraId="52D0D102"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Public / Open</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EF2254"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Primary source for household formation, urbanization, and demographic layers of the Simulation Engine.</w:t>
            </w:r>
          </w:p>
        </w:tc>
      </w:tr>
      <w:tr w:rsidR="0087132C" w:rsidRPr="00656AA4" w14:paraId="67CE40C9"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45B732F"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lastRenderedPageBreak/>
              <w:t>SAMA (Saudi Central Bank)</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5E9D62"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Mortgage, SIBOR, and monetary-policy indicators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FC85AC4"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Government</w:t>
            </w:r>
          </w:p>
        </w:tc>
        <w:tc>
          <w:tcPr>
            <w:tcW w:w="1058" w:type="dxa"/>
            <w:tcBorders>
              <w:top w:val="single" w:sz="4" w:space="0" w:color="CCCCCC"/>
              <w:left w:val="single" w:sz="4" w:space="0" w:color="CCCCCC"/>
              <w:bottom w:val="single" w:sz="4" w:space="0" w:color="CCCCCC"/>
              <w:right w:val="single" w:sz="4" w:space="0" w:color="CCCCCC"/>
            </w:tcBorders>
            <w:vAlign w:val="center"/>
          </w:tcPr>
          <w:p w14:paraId="244F0AD0"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Saudi Central Bank</w:t>
            </w:r>
          </w:p>
        </w:tc>
        <w:tc>
          <w:tcPr>
            <w:tcW w:w="1488" w:type="dxa"/>
            <w:tcBorders>
              <w:top w:val="single" w:sz="4" w:space="0" w:color="CCCCCC"/>
              <w:left w:val="single" w:sz="4" w:space="0" w:color="CCCCCC"/>
              <w:bottom w:val="single" w:sz="4" w:space="0" w:color="CCCCCC"/>
              <w:right w:val="single" w:sz="4" w:space="0" w:color="CCCCCC"/>
            </w:tcBorders>
            <w:vAlign w:val="center"/>
          </w:tcPr>
          <w:p w14:paraId="075E9FD6"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Restricted</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4269927"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Triggers risk thresholds under the Market Volatility and Affordability Drift categories.</w:t>
            </w:r>
          </w:p>
        </w:tc>
      </w:tr>
      <w:tr w:rsidR="0087132C" w:rsidRPr="00656AA4" w14:paraId="0FF23CB2"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E985421"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Ministry of Finance</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4E07284"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Macroeconomic forecasts, fiscal envelopes, NPV baselines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962DF6"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Government</w:t>
            </w:r>
          </w:p>
        </w:tc>
        <w:tc>
          <w:tcPr>
            <w:tcW w:w="1058" w:type="dxa"/>
            <w:tcBorders>
              <w:top w:val="single" w:sz="4" w:space="0" w:color="CCCCCC"/>
              <w:left w:val="single" w:sz="4" w:space="0" w:color="CCCCCC"/>
              <w:bottom w:val="single" w:sz="4" w:space="0" w:color="CCCCCC"/>
              <w:right w:val="single" w:sz="4" w:space="0" w:color="CCCCCC"/>
            </w:tcBorders>
            <w:vAlign w:val="center"/>
          </w:tcPr>
          <w:p w14:paraId="496E0172"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Ministry of Finance</w:t>
            </w:r>
          </w:p>
        </w:tc>
        <w:tc>
          <w:tcPr>
            <w:tcW w:w="1488" w:type="dxa"/>
            <w:tcBorders>
              <w:top w:val="single" w:sz="4" w:space="0" w:color="CCCCCC"/>
              <w:left w:val="single" w:sz="4" w:space="0" w:color="CCCCCC"/>
              <w:bottom w:val="single" w:sz="4" w:space="0" w:color="CCCCCC"/>
              <w:right w:val="single" w:sz="4" w:space="0" w:color="CCCCCC"/>
            </w:tcBorders>
            <w:vAlign w:val="center"/>
          </w:tcPr>
          <w:p w14:paraId="1C3A4C68"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Confidential</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391EB08"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Required for Fiscal Variance monitoring and Strategic Waiver workflows.</w:t>
            </w:r>
          </w:p>
        </w:tc>
      </w:tr>
      <w:tr w:rsidR="0087132C" w:rsidRPr="00656AA4" w14:paraId="4C1EC15D"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0F2146"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Vision 2030 PMO</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E7C6580"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National KPI definitions &amp; trendlines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54ECEFF"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Government</w:t>
            </w:r>
          </w:p>
        </w:tc>
        <w:tc>
          <w:tcPr>
            <w:tcW w:w="1058" w:type="dxa"/>
            <w:tcBorders>
              <w:top w:val="single" w:sz="4" w:space="0" w:color="CCCCCC"/>
              <w:left w:val="single" w:sz="4" w:space="0" w:color="CCCCCC"/>
              <w:bottom w:val="single" w:sz="4" w:space="0" w:color="CCCCCC"/>
              <w:right w:val="single" w:sz="4" w:space="0" w:color="CCCCCC"/>
            </w:tcBorders>
            <w:vAlign w:val="center"/>
          </w:tcPr>
          <w:p w14:paraId="2B67CAE7"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Vision 2030 Realisation Office</w:t>
            </w:r>
          </w:p>
        </w:tc>
        <w:tc>
          <w:tcPr>
            <w:tcW w:w="1488" w:type="dxa"/>
            <w:tcBorders>
              <w:top w:val="single" w:sz="4" w:space="0" w:color="CCCCCC"/>
              <w:left w:val="single" w:sz="4" w:space="0" w:color="CCCCCC"/>
              <w:bottom w:val="single" w:sz="4" w:space="0" w:color="CCCCCC"/>
              <w:right w:val="single" w:sz="4" w:space="0" w:color="CCCCCC"/>
            </w:tcBorders>
            <w:vAlign w:val="center"/>
          </w:tcPr>
          <w:p w14:paraId="47DFD795"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Official Use</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15E5CE5"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Baseline for the Vision 2030 Alignment Auditor (CAP-02).</w:t>
            </w:r>
          </w:p>
        </w:tc>
      </w:tr>
      <w:tr w:rsidR="0087132C" w:rsidRPr="00656AA4" w14:paraId="7EA6AE9D"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2ECF682"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OECD Data</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7B9BE61"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International benchmarking &amp; policy indicators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C97151"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Global</w:t>
            </w:r>
          </w:p>
        </w:tc>
        <w:tc>
          <w:tcPr>
            <w:tcW w:w="1058" w:type="dxa"/>
            <w:tcBorders>
              <w:top w:val="single" w:sz="4" w:space="0" w:color="CCCCCC"/>
              <w:left w:val="single" w:sz="4" w:space="0" w:color="CCCCCC"/>
              <w:bottom w:val="single" w:sz="4" w:space="0" w:color="CCCCCC"/>
              <w:right w:val="single" w:sz="4" w:space="0" w:color="CCCCCC"/>
            </w:tcBorders>
            <w:vAlign w:val="center"/>
          </w:tcPr>
          <w:p w14:paraId="5A0D27B6"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OECD</w:t>
            </w:r>
          </w:p>
        </w:tc>
        <w:tc>
          <w:tcPr>
            <w:tcW w:w="1488" w:type="dxa"/>
            <w:tcBorders>
              <w:top w:val="single" w:sz="4" w:space="0" w:color="CCCCCC"/>
              <w:left w:val="single" w:sz="4" w:space="0" w:color="CCCCCC"/>
              <w:bottom w:val="single" w:sz="4" w:space="0" w:color="CCCCCC"/>
              <w:right w:val="single" w:sz="4" w:space="0" w:color="CCCCCC"/>
            </w:tcBorders>
            <w:vAlign w:val="center"/>
          </w:tcPr>
          <w:p w14:paraId="45B9518D"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Public / Open</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17A5F4B"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Used by Policy Benchmarking &amp; Comparative Analysis module.</w:t>
            </w:r>
          </w:p>
        </w:tc>
      </w:tr>
      <w:tr w:rsidR="0087132C" w:rsidRPr="00656AA4" w14:paraId="40B2FCF7"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B85AC4D"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IMF Data</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2FFC23"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Macroeconomic forecasts &amp; country comparisons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5E88F59"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Global</w:t>
            </w:r>
          </w:p>
        </w:tc>
        <w:tc>
          <w:tcPr>
            <w:tcW w:w="1058" w:type="dxa"/>
            <w:tcBorders>
              <w:top w:val="single" w:sz="4" w:space="0" w:color="CCCCCC"/>
              <w:left w:val="single" w:sz="4" w:space="0" w:color="CCCCCC"/>
              <w:bottom w:val="single" w:sz="4" w:space="0" w:color="CCCCCC"/>
              <w:right w:val="single" w:sz="4" w:space="0" w:color="CCCCCC"/>
            </w:tcBorders>
            <w:vAlign w:val="center"/>
          </w:tcPr>
          <w:p w14:paraId="75D031DB"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International Monetary Fund</w:t>
            </w:r>
          </w:p>
        </w:tc>
        <w:tc>
          <w:tcPr>
            <w:tcW w:w="1488" w:type="dxa"/>
            <w:tcBorders>
              <w:top w:val="single" w:sz="4" w:space="0" w:color="CCCCCC"/>
              <w:left w:val="single" w:sz="4" w:space="0" w:color="CCCCCC"/>
              <w:bottom w:val="single" w:sz="4" w:space="0" w:color="CCCCCC"/>
              <w:right w:val="single" w:sz="4" w:space="0" w:color="CCCCCC"/>
            </w:tcBorders>
            <w:vAlign w:val="center"/>
          </w:tcPr>
          <w:p w14:paraId="4F158762"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Public / Open</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7F798F1"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Cross-referenced for Black-Swan and stress-test scenarios.</w:t>
            </w:r>
          </w:p>
        </w:tc>
      </w:tr>
      <w:tr w:rsidR="0087132C" w:rsidRPr="00656AA4" w14:paraId="560D535C" w14:textId="77777777" w:rsidTr="00E65DEC">
        <w:trPr>
          <w:trHeight w:val="956"/>
        </w:trPr>
        <w:tc>
          <w:tcPr>
            <w:tcW w:w="1192"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D9F580A" w14:textId="77777777" w:rsidR="0087132C" w:rsidRPr="00656AA4" w:rsidRDefault="00065F6B" w:rsidP="00065F6B">
            <w:pPr>
              <w:rPr>
                <w:rFonts w:asciiTheme="minorHAnsi" w:hAnsiTheme="minorHAnsi" w:cstheme="minorHAnsi"/>
                <w:i/>
                <w:iCs/>
                <w:color w:val="666666"/>
              </w:rPr>
            </w:pPr>
            <w:r w:rsidRPr="00656AA4">
              <w:rPr>
                <w:rFonts w:asciiTheme="minorHAnsi" w:hAnsiTheme="minorHAnsi" w:cstheme="minorHAnsi"/>
              </w:rPr>
              <w:t>World Bank Open Data</w:t>
            </w:r>
          </w:p>
        </w:tc>
        <w:tc>
          <w:tcPr>
            <w:tcW w:w="167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50135F9" w14:textId="77777777" w:rsidR="0087132C" w:rsidRPr="00656AA4" w:rsidRDefault="00065F6B" w:rsidP="00065F6B">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Global housing, governance, and urban indicators</w:t>
            </w:r>
          </w:p>
        </w:tc>
        <w:tc>
          <w:tcPr>
            <w:tcW w:w="15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A807018"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External — Global</w:t>
            </w:r>
          </w:p>
        </w:tc>
        <w:tc>
          <w:tcPr>
            <w:tcW w:w="1058" w:type="dxa"/>
            <w:tcBorders>
              <w:top w:val="single" w:sz="4" w:space="0" w:color="CCCCCC"/>
              <w:left w:val="single" w:sz="4" w:space="0" w:color="CCCCCC"/>
              <w:bottom w:val="single" w:sz="4" w:space="0" w:color="CCCCCC"/>
              <w:right w:val="single" w:sz="4" w:space="0" w:color="CCCCCC"/>
            </w:tcBorders>
            <w:vAlign w:val="center"/>
          </w:tcPr>
          <w:p w14:paraId="1C590C02"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World Bank</w:t>
            </w:r>
          </w:p>
        </w:tc>
        <w:tc>
          <w:tcPr>
            <w:tcW w:w="1488" w:type="dxa"/>
            <w:tcBorders>
              <w:top w:val="single" w:sz="4" w:space="0" w:color="CCCCCC"/>
              <w:left w:val="single" w:sz="4" w:space="0" w:color="CCCCCC"/>
              <w:bottom w:val="single" w:sz="4" w:space="0" w:color="CCCCCC"/>
              <w:right w:val="single" w:sz="4" w:space="0" w:color="CCCCCC"/>
            </w:tcBorders>
            <w:vAlign w:val="center"/>
          </w:tcPr>
          <w:p w14:paraId="1F2E608D" w14:textId="77777777" w:rsidR="0087132C" w:rsidRPr="00656AA4" w:rsidRDefault="00065F6B" w:rsidP="00E65DEC">
            <w:pPr>
              <w:rPr>
                <w:rFonts w:asciiTheme="minorHAnsi" w:eastAsia="Times New Roman" w:hAnsiTheme="minorHAnsi" w:cstheme="minorHAnsi"/>
                <w:color w:val="auto"/>
                <w:sz w:val="22"/>
                <w:szCs w:val="22"/>
                <w14:ligatures w14:val="standardContextual"/>
              </w:rPr>
            </w:pPr>
            <w:r w:rsidRPr="00656AA4">
              <w:rPr>
                <w:rFonts w:asciiTheme="minorHAnsi" w:hAnsiTheme="minorHAnsi" w:cstheme="minorHAnsi"/>
              </w:rPr>
              <w:t>Public / Open</w:t>
            </w:r>
          </w:p>
        </w:tc>
        <w:tc>
          <w:tcPr>
            <w:tcW w:w="240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13AC110" w14:textId="77777777" w:rsidR="0087132C" w:rsidRPr="00656AA4" w:rsidRDefault="0087132C" w:rsidP="00E65DEC">
            <w:pPr>
              <w:rPr>
                <w:rFonts w:asciiTheme="minorHAnsi" w:hAnsiTheme="minorHAnsi" w:cstheme="minorHAnsi"/>
                <w:i/>
                <w:iCs/>
                <w:color w:val="666666"/>
              </w:rPr>
            </w:pPr>
            <w:r w:rsidRPr="00656AA4">
              <w:rPr>
                <w:rFonts w:asciiTheme="minorHAnsi" w:hAnsiTheme="minorHAnsi" w:cstheme="minorHAnsi"/>
              </w:rPr>
              <w:t>Benchmarking against peer countries (Singapore, Norway, etc.).</w:t>
            </w:r>
          </w:p>
        </w:tc>
      </w:tr>
    </w:tbl>
    <w:p w14:paraId="5843D460" w14:textId="77777777" w:rsidR="00B73607" w:rsidRPr="00656AA4" w:rsidRDefault="00B73607">
      <w:pPr>
        <w:rPr>
          <w:rFonts w:asciiTheme="minorHAnsi" w:hAnsiTheme="minorHAnsi" w:cstheme="minorHAnsi"/>
        </w:rPr>
      </w:pPr>
    </w:p>
    <w:p w14:paraId="3D374C8E" w14:textId="77777777" w:rsidR="00E62EAC" w:rsidRPr="00656AA4" w:rsidRDefault="00B73607">
      <w:pPr>
        <w:pStyle w:val="Heading1"/>
        <w:rPr>
          <w:rFonts w:asciiTheme="minorHAnsi" w:hAnsiTheme="minorHAnsi" w:cstheme="minorHAnsi"/>
          <w:sz w:val="28"/>
          <w:szCs w:val="28"/>
        </w:rPr>
      </w:pPr>
      <w:bookmarkStart w:id="62" w:name="_Toc226888224"/>
      <w:r w:rsidRPr="00656AA4">
        <w:rPr>
          <w:rFonts w:asciiTheme="minorHAnsi" w:hAnsiTheme="minorHAnsi" w:cstheme="minorHAnsi"/>
          <w:sz w:val="28"/>
          <w:szCs w:val="28"/>
        </w:rPr>
        <w:t>12. Business Requirements</w:t>
      </w:r>
      <w:bookmarkEnd w:id="62"/>
    </w:p>
    <w:p w14:paraId="0D80A9B9" w14:textId="77777777" w:rsidR="00011E8F" w:rsidRPr="00656AA4" w:rsidRDefault="00B73607" w:rsidP="00690F94">
      <w:pPr>
        <w:pStyle w:val="Heading2"/>
        <w:rPr>
          <w:rFonts w:asciiTheme="minorHAnsi" w:hAnsiTheme="minorHAnsi" w:cstheme="minorHAnsi"/>
          <w:sz w:val="24"/>
          <w:szCs w:val="24"/>
        </w:rPr>
      </w:pPr>
      <w:bookmarkStart w:id="63" w:name="_Toc226888225"/>
      <w:r w:rsidRPr="00656AA4">
        <w:rPr>
          <w:rFonts w:asciiTheme="minorHAnsi" w:hAnsiTheme="minorHAnsi" w:cstheme="minorHAnsi"/>
          <w:sz w:val="24"/>
          <w:szCs w:val="24"/>
        </w:rPr>
        <w:t>12.1 Functional Requirements</w:t>
      </w:r>
      <w:bookmarkEnd w:id="63"/>
    </w:p>
    <w:tbl>
      <w:tblPr>
        <w:tblW w:w="0" w:type="auto"/>
        <w:tblCellSpacing w:w="15" w:type="dxa"/>
        <w:tblCellMar>
          <w:left w:w="0" w:type="dxa"/>
          <w:right w:w="0" w:type="dxa"/>
        </w:tblCellMar>
        <w:tblLook w:val="04A0" w:firstRow="1" w:lastRow="0" w:firstColumn="1" w:lastColumn="0" w:noHBand="0" w:noVBand="1"/>
      </w:tblPr>
      <w:tblGrid>
        <w:gridCol w:w="860"/>
        <w:gridCol w:w="2098"/>
        <w:gridCol w:w="4169"/>
        <w:gridCol w:w="1678"/>
        <w:gridCol w:w="1259"/>
      </w:tblGrid>
      <w:tr w:rsidR="004D3C12" w:rsidRPr="00656AA4" w14:paraId="6A9DAF44" w14:textId="77777777" w:rsidTr="00E71A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FBD249" w14:textId="77777777" w:rsidR="004D3C12" w:rsidRPr="00656AA4" w:rsidRDefault="004D3C12" w:rsidP="00E71A6A">
            <w:pPr>
              <w:pStyle w:val="Bullet2"/>
              <w:numPr>
                <w:ilvl w:val="0"/>
                <w:numId w:val="0"/>
              </w:numPr>
              <w:ind w:left="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BEF737" w14:textId="77777777" w:rsidR="004D3C12" w:rsidRPr="00656AA4" w:rsidRDefault="004D3C12" w:rsidP="00E71A6A">
            <w:pPr>
              <w:pStyle w:val="Bullet2"/>
              <w:numPr>
                <w:ilvl w:val="0"/>
                <w:numId w:val="0"/>
              </w:numPr>
              <w:ind w:left="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Feature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1EB168" w14:textId="77777777" w:rsidR="004D3C12" w:rsidRPr="00656AA4" w:rsidRDefault="004D3C12" w:rsidP="00E71A6A">
            <w:pPr>
              <w:pStyle w:val="Bullet2"/>
              <w:numPr>
                <w:ilvl w:val="0"/>
                <w:numId w:val="0"/>
              </w:numPr>
              <w:ind w:left="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Business Requirement Description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888DA4" w14:textId="77777777" w:rsidR="004D3C12" w:rsidRPr="00656AA4" w:rsidRDefault="004D3C12" w:rsidP="00E71A6A">
            <w:pPr>
              <w:pStyle w:val="Bullet2"/>
              <w:numPr>
                <w:ilvl w:val="0"/>
                <w:numId w:val="0"/>
              </w:numPr>
              <w:ind w:left="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User Persona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AEA285" w14:textId="77777777" w:rsidR="004D3C12" w:rsidRPr="00656AA4" w:rsidRDefault="004D3C12" w:rsidP="00E71A6A">
            <w:pPr>
              <w:pStyle w:val="Bullet2"/>
              <w:numPr>
                <w:ilvl w:val="0"/>
                <w:numId w:val="0"/>
              </w:numPr>
              <w:ind w:left="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Priority</w:t>
            </w:r>
          </w:p>
        </w:tc>
      </w:tr>
      <w:tr w:rsidR="004D3C12" w:rsidRPr="00656AA4" w14:paraId="1A11801B"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E59B3B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25088E4"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Policy Entity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6A04DA6" w14:textId="77777777" w:rsidR="004D3C12" w:rsidRPr="00656AA4" w:rsidRDefault="004D3C12" w:rsidP="00E71A6A">
            <w:pPr>
              <w:pStyle w:val="Bullet2"/>
              <w:numPr>
                <w:ilvl w:val="0"/>
                <w:numId w:val="0"/>
              </w:numPr>
              <w:ind w:left="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A policy object to be utilized as the base object for the system. </w:t>
            </w:r>
          </w:p>
          <w:p w14:paraId="3ECFA356" w14:textId="77777777" w:rsidR="004D3C12" w:rsidRPr="00656AA4" w:rsidRDefault="004D3C12" w:rsidP="00E71A6A">
            <w:pPr>
              <w:pStyle w:val="Bullet2"/>
              <w:numPr>
                <w:ilvl w:val="0"/>
                <w:numId w:val="0"/>
              </w:numPr>
              <w:ind w:left="360"/>
              <w:jc w:val="left"/>
              <w:rPr>
                <w:rFonts w:asciiTheme="minorHAnsi" w:hAnsiTheme="minorHAnsi" w:cstheme="minorHAnsi"/>
                <w:sz w:val="24"/>
                <w:szCs w:val="24"/>
                <w:lang w:val="en-US"/>
              </w:rPr>
            </w:pPr>
          </w:p>
          <w:p w14:paraId="3EB9DF67" w14:textId="77777777" w:rsidR="004D3C12" w:rsidRPr="00656AA4" w:rsidRDefault="004D3C12" w:rsidP="00E71A6A">
            <w:pPr>
              <w:pStyle w:val="Bullet2"/>
              <w:numPr>
                <w:ilvl w:val="0"/>
                <w:numId w:val="0"/>
              </w:numPr>
              <w:ind w:left="360"/>
              <w:jc w:val="left"/>
              <w:rPr>
                <w:rFonts w:asciiTheme="minorHAnsi" w:hAnsiTheme="minorHAnsi" w:cstheme="minorHAnsi"/>
                <w:i/>
                <w:iCs/>
                <w:sz w:val="24"/>
                <w:szCs w:val="24"/>
                <w:lang w:val="en-US"/>
              </w:rPr>
            </w:pPr>
            <w:r w:rsidRPr="00656AA4">
              <w:rPr>
                <w:rFonts w:asciiTheme="minorHAnsi" w:hAnsiTheme="minorHAnsi" w:cstheme="minorHAnsi"/>
                <w:i/>
                <w:iCs/>
                <w:sz w:val="24"/>
                <w:szCs w:val="24"/>
                <w:lang w:val="en-US"/>
              </w:rPr>
              <w:t>As defined by Artifact 1.0</w:t>
            </w:r>
          </w:p>
          <w:p w14:paraId="7BBC3EFE" w14:textId="77777777" w:rsidR="004D3C12" w:rsidRPr="00656AA4" w:rsidRDefault="004D3C12" w:rsidP="00E71A6A">
            <w:pPr>
              <w:pStyle w:val="Bullet2"/>
              <w:numPr>
                <w:ilvl w:val="0"/>
                <w:numId w:val="0"/>
              </w:numPr>
              <w:ind w:left="360"/>
              <w:jc w:val="left"/>
              <w:rPr>
                <w:rFonts w:asciiTheme="minorHAnsi" w:hAnsiTheme="minorHAnsi" w:cstheme="minorHAnsi"/>
                <w:i/>
                <w:iCs/>
                <w:sz w:val="24"/>
                <w:szCs w:val="24"/>
                <w:lang w:val="en-US"/>
              </w:rPr>
            </w:pPr>
          </w:p>
          <w:p w14:paraId="7FC98889" w14:textId="77777777" w:rsidR="004D3C12" w:rsidRPr="00656AA4" w:rsidRDefault="004D3C12" w:rsidP="00E71A6A">
            <w:pPr>
              <w:pStyle w:val="Bullet2"/>
              <w:numPr>
                <w:ilvl w:val="0"/>
                <w:numId w:val="0"/>
              </w:numPr>
              <w:ind w:left="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 xml:space="preserve">GIVEN a new policy is created WHEN saved THEN it must conform </w:t>
            </w:r>
            <w:r w:rsidRPr="00656AA4">
              <w:rPr>
                <w:rFonts w:asciiTheme="minorHAnsi" w:hAnsiTheme="minorHAnsi" w:cstheme="minorHAnsi"/>
                <w:sz w:val="24"/>
                <w:szCs w:val="24"/>
                <w:lang w:val="en"/>
              </w:rPr>
              <w:lastRenderedPageBreak/>
              <w:t>to the defined Policy Object schema (ID, sector, KPIs, metadata) AND be stored in the registry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187F01E"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lastRenderedPageBreak/>
              <w:t>System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0713B4F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7BA5773F"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6C5DA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450D0D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Intelligent Policy Generator &amp; Synthesizer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67A7E9" w14:textId="77777777" w:rsidR="004D3C12" w:rsidRPr="00656AA4" w:rsidRDefault="004D3C12" w:rsidP="00E71A6A">
            <w:pPr>
              <w:pStyle w:val="Bullet2"/>
              <w:numPr>
                <w:ilvl w:val="0"/>
                <w:numId w:val="0"/>
              </w:numPr>
              <w:ind w:left="360"/>
              <w:jc w:val="left"/>
              <w:rPr>
                <w:rFonts w:asciiTheme="minorHAnsi" w:hAnsiTheme="minorHAnsi" w:cstheme="minorHAnsi"/>
                <w:i/>
                <w:iCs/>
                <w:sz w:val="24"/>
                <w:szCs w:val="24"/>
                <w:lang w:val="en-US"/>
              </w:rPr>
            </w:pPr>
            <w:r w:rsidRPr="00656AA4">
              <w:rPr>
                <w:rFonts w:asciiTheme="minorHAnsi" w:hAnsiTheme="minorHAnsi" w:cstheme="minorHAnsi"/>
                <w:sz w:val="24"/>
                <w:szCs w:val="24"/>
                <w:lang w:val="en-US"/>
              </w:rPr>
              <w:t>AI-assisted drafting of policy frameworks grounded in Saudi Law, Royal Decrees, and global best practices.</w:t>
            </w:r>
            <w:r w:rsidRPr="00656AA4">
              <w:rPr>
                <w:rFonts w:asciiTheme="minorHAnsi" w:hAnsiTheme="minorHAnsi" w:cstheme="minorHAnsi"/>
                <w:sz w:val="24"/>
                <w:szCs w:val="24"/>
                <w:lang w:val="en-US"/>
              </w:rPr>
              <w:br/>
            </w:r>
            <w:r w:rsidRPr="00656AA4">
              <w:rPr>
                <w:rFonts w:asciiTheme="minorHAnsi" w:hAnsiTheme="minorHAnsi" w:cstheme="minorHAnsi"/>
                <w:sz w:val="24"/>
                <w:szCs w:val="24"/>
                <w:lang w:val="en-US"/>
              </w:rPr>
              <w:br/>
            </w:r>
            <w:r w:rsidRPr="00656AA4">
              <w:rPr>
                <w:rFonts w:asciiTheme="minorHAnsi" w:hAnsiTheme="minorHAnsi" w:cstheme="minorHAnsi"/>
                <w:i/>
                <w:iCs/>
                <w:sz w:val="24"/>
                <w:szCs w:val="24"/>
                <w:lang w:val="en-US"/>
              </w:rPr>
              <w:t>Based on Policy Entity and Definitions in Artifact 2.0</w:t>
            </w:r>
          </w:p>
          <w:p w14:paraId="12A16226" w14:textId="77777777" w:rsidR="004D3C12" w:rsidRPr="00656AA4" w:rsidRDefault="004D3C12" w:rsidP="00E71A6A">
            <w:pPr>
              <w:pStyle w:val="Bullet2"/>
              <w:numPr>
                <w:ilvl w:val="0"/>
                <w:numId w:val="0"/>
              </w:numPr>
              <w:ind w:left="360"/>
              <w:jc w:val="left"/>
              <w:rPr>
                <w:rFonts w:asciiTheme="minorHAnsi" w:hAnsiTheme="minorHAnsi" w:cstheme="minorHAnsi"/>
                <w:sz w:val="24"/>
                <w:szCs w:val="24"/>
                <w:lang w:val="en-US"/>
              </w:rPr>
            </w:pPr>
          </w:p>
          <w:p w14:paraId="543F10BD" w14:textId="77777777" w:rsidR="004D3C12" w:rsidRPr="00656AA4" w:rsidRDefault="004D3C12" w:rsidP="00E71A6A">
            <w:pPr>
              <w:pStyle w:val="Bullet2"/>
              <w:numPr>
                <w:ilvl w:val="0"/>
                <w:numId w:val="0"/>
              </w:numPr>
              <w:ind w:left="360"/>
              <w:jc w:val="left"/>
              <w:rPr>
                <w:rFonts w:asciiTheme="minorHAnsi" w:hAnsiTheme="minorHAnsi" w:cstheme="minorHAnsi"/>
                <w:sz w:val="24"/>
                <w:szCs w:val="24"/>
                <w:lang w:val="en-US"/>
              </w:rPr>
            </w:pPr>
            <w:r w:rsidRPr="00656AA4">
              <w:rPr>
                <w:rFonts w:asciiTheme="minorHAnsi" w:hAnsiTheme="minorHAnsi" w:cstheme="minorHAnsi"/>
                <w:sz w:val="24"/>
                <w:szCs w:val="24"/>
                <w:lang w:val="en"/>
              </w:rPr>
              <w:t>UAC: GIVEN a user inputs objectives and constraints WHEN generation is triggered THEN the system produces a structured policy draft aligned with legal and national frameworks AND includes justification, impacts, and provisions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7200B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Policy Analyst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9184EE"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1F4CD3AF"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DCB575"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F2A0FD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Regulatory Conflict Engine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AF5A45"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r w:rsidRPr="00656AA4">
              <w:rPr>
                <w:rFonts w:asciiTheme="minorHAnsi" w:hAnsiTheme="minorHAnsi" w:cstheme="minorHAnsi"/>
                <w:sz w:val="24"/>
                <w:szCs w:val="24"/>
                <w:lang w:val="en-US"/>
              </w:rPr>
              <w:t>Automated scanning of new drafts to detect duplication, overlaps, contradictions, or legal friction with existing national and municipal regulations.</w:t>
            </w:r>
            <w:r w:rsidRPr="00656AA4">
              <w:rPr>
                <w:rFonts w:asciiTheme="minorHAnsi" w:hAnsiTheme="minorHAnsi" w:cstheme="minorHAnsi"/>
                <w:sz w:val="24"/>
                <w:szCs w:val="24"/>
                <w:lang w:val="en-US"/>
              </w:rPr>
              <w:br/>
            </w:r>
            <w:r w:rsidRPr="00656AA4">
              <w:rPr>
                <w:rFonts w:asciiTheme="minorHAnsi" w:hAnsiTheme="minorHAnsi" w:cstheme="minorHAnsi"/>
                <w:sz w:val="24"/>
                <w:szCs w:val="24"/>
                <w:lang w:val="en-US"/>
              </w:rPr>
              <w:br/>
            </w:r>
            <w:r w:rsidRPr="00656AA4">
              <w:rPr>
                <w:rFonts w:asciiTheme="minorHAnsi" w:hAnsiTheme="minorHAnsi" w:cstheme="minorHAnsi"/>
                <w:i/>
                <w:iCs/>
                <w:sz w:val="24"/>
                <w:szCs w:val="24"/>
                <w:lang w:val="en-US"/>
              </w:rPr>
              <w:t>As defined in Artifact 2.0.</w:t>
            </w:r>
          </w:p>
          <w:p w14:paraId="3126B965"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p>
          <w:p w14:paraId="35A3379A"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policy draft WHEN analyzed THEN the system flags conflicts, overlaps, or contradictions AND provides references to conflicting policies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98D59A"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Legal Officer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F4759C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6F93CD17"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619BB1"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lastRenderedPageBreak/>
              <w:t>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9EBB3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Policy Gap &amp; Opportunity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8094ED"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AI-driven identification of regulatory "white spaces" where new policy interventions are required to meet Vision 2030 targets.</w:t>
            </w:r>
          </w:p>
          <w:p w14:paraId="6BDE3C9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47C817E5"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existing policy landscape WHEN analyzed THEN the system identifies gaps AND suggests areas for new policy interventions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498355"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Strategist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940373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0EB28206"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142FD27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9A9A9F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Vision 2030 Alignment Auditor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CE981C7"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Real-time scoring of policy drafts against National Transformation Program (NTP) KPIs and homeownership targets.</w:t>
            </w:r>
          </w:p>
          <w:p w14:paraId="35249978"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582052D4"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Need to define or link these below</w:t>
            </w:r>
          </w:p>
          <w:p w14:paraId="6B167EBB"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5908C577"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UAC:</w:t>
            </w:r>
            <w:r w:rsidRPr="00656AA4">
              <w:rPr>
                <w:rFonts w:asciiTheme="minorHAnsi" w:eastAsia="Calibri" w:hAnsiTheme="minorHAnsi" w:cstheme="minorHAnsi"/>
                <w:szCs w:val="22"/>
                <w:lang w:val="en"/>
              </w:rPr>
              <w:t xml:space="preserve"> </w:t>
            </w:r>
            <w:r w:rsidRPr="00656AA4">
              <w:rPr>
                <w:rFonts w:asciiTheme="minorHAnsi" w:hAnsiTheme="minorHAnsi" w:cstheme="minorHAnsi"/>
                <w:sz w:val="24"/>
                <w:szCs w:val="24"/>
                <w:lang w:val="en"/>
              </w:rPr>
              <w:t>GIVEN a policy draft WHEN evaluated THEN the system assigns a quantitative alignment score AND shows contribution to Vision 2030 KPIs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08C580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Senior Leader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31A9AD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28402D18"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132CCD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06</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4E9117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Institutional Memory Vault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C501FCE"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A searchable repository of all historical policy iterations, decisions, and precedents with AI-powered "explainability" for every recommendation.</w:t>
            </w:r>
          </w:p>
          <w:p w14:paraId="68E0FB4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1A158E2B"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user searches historical policies WHEN accessed THEN the system displays previous versions, decisions, and AI explainability for recommendations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7FBCF41"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Analyst / Audit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24ABCF8"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06357151"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10EB1A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lastRenderedPageBreak/>
              <w:t>07</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BC16B5E"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Regional Impact Visualization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640D4FB"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Geospatial heatmaps showing how national policies manifest differently across various Saudi Amanas and regions.</w:t>
            </w:r>
          </w:p>
          <w:p w14:paraId="3037875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5D4ED1B7"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policy simulation WHEN viewed THEN the system displays regional impact via 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3D0488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Senior Leader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87B1DD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Medium</w:t>
            </w:r>
          </w:p>
        </w:tc>
      </w:tr>
      <w:tr w:rsidR="004D3C12" w:rsidRPr="00656AA4" w14:paraId="1878FC1A"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B48F59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08</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902481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Web based platform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793A67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Role based portal for all user personas to have access to appropriate functionality</w:t>
            </w:r>
          </w:p>
          <w:p w14:paraId="766516F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1F2EDA5F"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user logs in WHEN authenticated THEN they can access features based on role permissions securely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37C43DA"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Everyone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3143FE21"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52117016"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6C293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09</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751C08"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Policy Simulation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BC15A0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Capability to run "Black Swan" simulations (e.g., global material spikes, interest rate shocks) to test policy resilience.</w:t>
            </w:r>
          </w:p>
          <w:p w14:paraId="53A70FB6"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p>
          <w:p w14:paraId="4B12A52A"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r w:rsidRPr="00656AA4">
              <w:rPr>
                <w:rFonts w:asciiTheme="minorHAnsi" w:hAnsiTheme="minorHAnsi" w:cstheme="minorHAnsi"/>
                <w:i/>
                <w:iCs/>
                <w:sz w:val="24"/>
                <w:szCs w:val="24"/>
                <w:lang w:val="en-US"/>
              </w:rPr>
              <w:t>As defined by Artifact 3.0</w:t>
            </w:r>
          </w:p>
          <w:p w14:paraId="25571340"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p>
          <w:p w14:paraId="188A53A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policy scenario WHEN simulated THEN the system models extreme conditions AND outputs risk and impact analysis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B8A3A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Economist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6B4A61"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Medium</w:t>
            </w:r>
          </w:p>
        </w:tc>
      </w:tr>
      <w:tr w:rsidR="004D3C12" w:rsidRPr="00656AA4" w14:paraId="6B642907"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205D7C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10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533DAB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Multi-Variable Simulation Lab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159734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Agent-Based Modeling (ABM) to simulate policy impact across economic (SIBOR, GDP), social </w:t>
            </w:r>
            <w:r w:rsidRPr="00656AA4">
              <w:rPr>
                <w:rFonts w:asciiTheme="minorHAnsi" w:hAnsiTheme="minorHAnsi" w:cstheme="minorHAnsi"/>
                <w:sz w:val="24"/>
                <w:szCs w:val="24"/>
                <w:lang w:val="en-US"/>
              </w:rPr>
              <w:lastRenderedPageBreak/>
              <w:t>(Demographics), and market (Supply/Demand) variables.</w:t>
            </w:r>
          </w:p>
          <w:p w14:paraId="7FA80D08"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6D08EC7B"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configurable variables WHEN simulation runs THEN the system models interactions across economic, social, and market variables AND produces measurable outputs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A651F3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lastRenderedPageBreak/>
              <w:t>Economist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646AAC6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7B9E81D2"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C86F44A"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056B9B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Predictive Success Scoring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A204F1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Probabilistic forecasting of a policy's likelihood to achieve its stated objectives based on historical and simulated data.</w:t>
            </w:r>
            <w:r w:rsidRPr="00656AA4">
              <w:rPr>
                <w:rFonts w:asciiTheme="minorHAnsi" w:hAnsiTheme="minorHAnsi" w:cstheme="minorHAnsi"/>
                <w:sz w:val="24"/>
                <w:szCs w:val="24"/>
                <w:lang w:val="en-US"/>
              </w:rPr>
              <w:br/>
            </w:r>
            <w:r w:rsidRPr="00656AA4">
              <w:rPr>
                <w:rFonts w:asciiTheme="minorHAnsi" w:hAnsiTheme="minorHAnsi" w:cstheme="minorHAnsi"/>
                <w:sz w:val="24"/>
                <w:szCs w:val="24"/>
                <w:lang w:val="en-US"/>
              </w:rPr>
              <w:br/>
              <w:t xml:space="preserve">AI must fail the Simulation if at least 80% success rate is not achieved, citing reasons for failure. </w:t>
            </w:r>
          </w:p>
          <w:p w14:paraId="44861CF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6812D945"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r w:rsidRPr="00656AA4">
              <w:rPr>
                <w:rFonts w:asciiTheme="minorHAnsi" w:hAnsiTheme="minorHAnsi" w:cstheme="minorHAnsi"/>
                <w:i/>
                <w:iCs/>
                <w:sz w:val="24"/>
                <w:szCs w:val="24"/>
                <w:lang w:val="en-US"/>
              </w:rPr>
              <w:t>As defined in Artifact 4.0</w:t>
            </w:r>
          </w:p>
          <w:p w14:paraId="36261138"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p>
          <w:p w14:paraId="6D6F736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simulation result WHEN evaluated THEN the system assigns a probability score AND flags failure if success &lt;80% with explanation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7ABED85"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Data Scientist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9C3E7C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Medium</w:t>
            </w:r>
          </w:p>
        </w:tc>
      </w:tr>
      <w:tr w:rsidR="004D3C12" w:rsidRPr="00656AA4" w14:paraId="1929E1B6"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AE743A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12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51B734C"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Risk Escalation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92320B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AI must predict risk and escalate a policy that jeopardizes Policy success criteria.</w:t>
            </w:r>
          </w:p>
          <w:p w14:paraId="03AA30B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331AE2F3" w14:textId="77777777" w:rsidR="004D3C12" w:rsidRPr="00656AA4" w:rsidRDefault="004D3C12" w:rsidP="00E71A6A">
            <w:pPr>
              <w:pStyle w:val="Bullet2"/>
              <w:numPr>
                <w:ilvl w:val="0"/>
                <w:numId w:val="0"/>
              </w:numPr>
              <w:ind w:left="360"/>
              <w:rPr>
                <w:rFonts w:asciiTheme="minorHAnsi" w:hAnsiTheme="minorHAnsi" w:cstheme="minorHAnsi"/>
                <w:i/>
                <w:iCs/>
                <w:sz w:val="24"/>
                <w:szCs w:val="24"/>
                <w:lang w:val="en-US"/>
              </w:rPr>
            </w:pPr>
            <w:r w:rsidRPr="00656AA4">
              <w:rPr>
                <w:rFonts w:asciiTheme="minorHAnsi" w:hAnsiTheme="minorHAnsi" w:cstheme="minorHAnsi"/>
                <w:i/>
                <w:iCs/>
                <w:sz w:val="24"/>
                <w:szCs w:val="24"/>
                <w:lang w:val="en-US"/>
              </w:rPr>
              <w:t>As defined in Artifact 5.0</w:t>
            </w:r>
          </w:p>
          <w:p w14:paraId="2981464A"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 xml:space="preserve">GIVEN a policy exceeds risk thresholds WHEN detected THEN the </w:t>
            </w:r>
            <w:r w:rsidRPr="00656AA4">
              <w:rPr>
                <w:rFonts w:asciiTheme="minorHAnsi" w:hAnsiTheme="minorHAnsi" w:cstheme="minorHAnsi"/>
                <w:sz w:val="24"/>
                <w:szCs w:val="24"/>
                <w:lang w:val="en"/>
              </w:rPr>
              <w:lastRenderedPageBreak/>
              <w:t>system triggers escalation workflows and alerts based on severity tiers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F725FB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lastRenderedPageBreak/>
              <w:t>Economist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1CE0F33"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138A1C2B"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C4AFD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13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9B0287"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Policy Lifecycle Orchestrator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BCE80F"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Management of the end-to-end workflow from initial AI-drafting to simulation, expert review, and final executive approval.</w:t>
            </w:r>
          </w:p>
          <w:p w14:paraId="4D1F5A65"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46DBB174"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policy lifecycle WHEN initiated THEN the system enforces stages (draft → simulation → review → approval) with tracking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338408"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Product Manager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5D1F64"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5D249C29"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67531F"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14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EC9A4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Human-in-the-Loop Gateway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E6D98D"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A mandatory governance interface for expert validation, manual overrides, and "kill-switch" triggers before policy finalization.</w:t>
            </w:r>
          </w:p>
          <w:p w14:paraId="7034CE8F"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34E54A1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a policy reaches validation stage WHEN reviewed THEN experts can approve, reject, or override AI outputs AND all actions are logged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5773C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Senior Leader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014799"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High</w:t>
            </w:r>
          </w:p>
        </w:tc>
      </w:tr>
      <w:tr w:rsidR="004D3C12" w:rsidRPr="00656AA4" w14:paraId="384EAC11"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87BA18"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15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FB0575"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Continuous Learning Loop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0D3212"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Automated retraining of simulation models based on real-world outcome data to improve future predictive accuracy.</w:t>
            </w:r>
          </w:p>
          <w:p w14:paraId="6346AAD6"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p>
          <w:p w14:paraId="2914CCD4"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UAC: </w:t>
            </w:r>
            <w:r w:rsidRPr="00656AA4">
              <w:rPr>
                <w:rFonts w:asciiTheme="minorHAnsi" w:hAnsiTheme="minorHAnsi" w:cstheme="minorHAnsi"/>
                <w:sz w:val="24"/>
                <w:szCs w:val="24"/>
                <w:lang w:val="en"/>
              </w:rPr>
              <w:t>GIVEN real-world policy outcome data WHEN ingested THEN the system updates models AND improves prediction accuracy over 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02A8E0"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Data Scientist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155444" w14:textId="77777777" w:rsidR="004D3C12" w:rsidRPr="00656AA4" w:rsidRDefault="004D3C12" w:rsidP="00E71A6A">
            <w:pPr>
              <w:pStyle w:val="Bullet2"/>
              <w:numPr>
                <w:ilvl w:val="0"/>
                <w:numId w:val="0"/>
              </w:numPr>
              <w:ind w:left="360"/>
              <w:rPr>
                <w:rFonts w:asciiTheme="minorHAnsi" w:hAnsiTheme="minorHAnsi" w:cstheme="minorHAnsi"/>
                <w:sz w:val="24"/>
                <w:szCs w:val="24"/>
                <w:lang w:val="en-US"/>
              </w:rPr>
            </w:pPr>
            <w:r w:rsidRPr="00656AA4">
              <w:rPr>
                <w:rFonts w:asciiTheme="minorHAnsi" w:hAnsiTheme="minorHAnsi" w:cstheme="minorHAnsi"/>
                <w:sz w:val="24"/>
                <w:szCs w:val="24"/>
                <w:lang w:val="en-US"/>
              </w:rPr>
              <w:t>Medium</w:t>
            </w:r>
          </w:p>
        </w:tc>
      </w:tr>
    </w:tbl>
    <w:p w14:paraId="3D2BC937" w14:textId="77777777" w:rsidR="004D3C12" w:rsidRPr="00656AA4" w:rsidRDefault="004D3C12" w:rsidP="00690F94">
      <w:pPr>
        <w:pStyle w:val="Heading2"/>
        <w:rPr>
          <w:rFonts w:asciiTheme="minorHAnsi" w:hAnsiTheme="minorHAnsi" w:cstheme="minorHAnsi"/>
          <w:sz w:val="24"/>
          <w:szCs w:val="24"/>
        </w:rPr>
      </w:pPr>
    </w:p>
    <w:p w14:paraId="53D30FEE" w14:textId="77777777" w:rsidR="004D3C12" w:rsidRPr="00656AA4" w:rsidRDefault="004D3C12" w:rsidP="00690F94">
      <w:pPr>
        <w:pStyle w:val="Heading2"/>
        <w:rPr>
          <w:rFonts w:asciiTheme="minorHAnsi" w:hAnsiTheme="minorHAnsi" w:cstheme="minorHAnsi"/>
          <w:sz w:val="24"/>
          <w:szCs w:val="24"/>
        </w:rPr>
      </w:pPr>
    </w:p>
    <w:p w14:paraId="63170C34" w14:textId="77777777" w:rsidR="00011E8F" w:rsidRPr="00656AA4" w:rsidRDefault="00B73607" w:rsidP="00690F94">
      <w:pPr>
        <w:pStyle w:val="Heading2"/>
        <w:rPr>
          <w:rFonts w:asciiTheme="minorHAnsi" w:hAnsiTheme="minorHAnsi" w:cstheme="minorHAnsi"/>
          <w:sz w:val="24"/>
          <w:szCs w:val="24"/>
        </w:rPr>
      </w:pPr>
      <w:bookmarkStart w:id="64" w:name="_Toc226888226"/>
      <w:r w:rsidRPr="00656AA4">
        <w:rPr>
          <w:rFonts w:asciiTheme="minorHAnsi" w:hAnsiTheme="minorHAnsi" w:cstheme="minorHAnsi"/>
          <w:sz w:val="24"/>
          <w:szCs w:val="24"/>
        </w:rPr>
        <w:t>12.2 Non-Functional Requirements (NFRs)</w:t>
      </w:r>
      <w:bookmarkEnd w:id="6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29"/>
        <w:gridCol w:w="2571"/>
        <w:gridCol w:w="5660"/>
      </w:tblGrid>
      <w:tr w:rsidR="006737EF" w:rsidRPr="00656AA4" w14:paraId="44FEE783" w14:textId="77777777" w:rsidTr="00E65DEC">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63C1291" w14:textId="77777777" w:rsidR="006737EF" w:rsidRPr="00656AA4" w:rsidRDefault="006737EF" w:rsidP="00E65DEC">
            <w:pPr>
              <w:rPr>
                <w:rFonts w:asciiTheme="minorHAnsi" w:hAnsiTheme="minorHAnsi" w:cstheme="minorHAnsi"/>
                <w:color w:val="666666"/>
              </w:rPr>
            </w:pPr>
            <w:r w:rsidRPr="00656AA4">
              <w:rPr>
                <w:rFonts w:asciiTheme="minorHAnsi" w:hAnsiTheme="minorHAnsi" w:cstheme="minorHAnsi"/>
                <w:color w:val="666666"/>
              </w:rPr>
              <w:t>NFR-01</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9A0F8D3" w14:textId="77777777" w:rsidR="006737EF" w:rsidRPr="00656AA4" w:rsidRDefault="00886A50" w:rsidP="00E65DEC">
            <w:pPr>
              <w:rPr>
                <w:rFonts w:asciiTheme="minorHAnsi" w:hAnsiTheme="minorHAnsi" w:cstheme="minorHAnsi"/>
                <w:color w:val="666666"/>
              </w:rPr>
            </w:pPr>
            <w:r w:rsidRPr="00656AA4">
              <w:rPr>
                <w:rFonts w:asciiTheme="minorHAnsi" w:hAnsiTheme="minorHAnsi" w:cstheme="minorHAnsi"/>
                <w:color w:val="666666"/>
              </w:rPr>
              <w:t>Security</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F76A0AD" w14:textId="77777777" w:rsidR="006737EF" w:rsidRPr="00656AA4" w:rsidRDefault="00886A50" w:rsidP="00886A50">
            <w:pPr>
              <w:rPr>
                <w:rFonts w:asciiTheme="minorHAnsi" w:hAnsiTheme="minorHAnsi" w:cstheme="minorHAnsi"/>
                <w:color w:val="666666"/>
              </w:rPr>
            </w:pPr>
            <w:r w:rsidRPr="00656AA4">
              <w:rPr>
                <w:rFonts w:asciiTheme="minorHAnsi" w:hAnsiTheme="minorHAnsi" w:cstheme="minorHAnsi"/>
                <w:color w:val="666666"/>
              </w:rPr>
              <w:t>Multi-factor authentication via Nafath; end-to-end encryption.</w:t>
            </w:r>
          </w:p>
        </w:tc>
      </w:tr>
      <w:tr w:rsidR="006737EF" w:rsidRPr="00656AA4" w14:paraId="7A28CC72" w14:textId="77777777" w:rsidTr="00E65DEC">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2045E31" w14:textId="77777777" w:rsidR="006737EF" w:rsidRPr="00656AA4" w:rsidRDefault="006737EF" w:rsidP="00E65DEC">
            <w:pPr>
              <w:rPr>
                <w:rFonts w:asciiTheme="minorHAnsi" w:hAnsiTheme="minorHAnsi" w:cstheme="minorHAnsi"/>
                <w:color w:val="666666"/>
              </w:rPr>
            </w:pPr>
            <w:r w:rsidRPr="00656AA4">
              <w:rPr>
                <w:rFonts w:asciiTheme="minorHAnsi" w:hAnsiTheme="minorHAnsi" w:cstheme="minorHAnsi"/>
                <w:color w:val="666666"/>
              </w:rPr>
              <w:t>NFR-02</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9E29DB" w14:textId="77777777" w:rsidR="006737EF" w:rsidRPr="00656AA4" w:rsidRDefault="00886A50" w:rsidP="00E65DEC">
            <w:pPr>
              <w:rPr>
                <w:rFonts w:asciiTheme="minorHAnsi" w:hAnsiTheme="minorHAnsi" w:cstheme="minorHAnsi"/>
                <w:color w:val="666666"/>
              </w:rPr>
            </w:pPr>
            <w:r w:rsidRPr="00656AA4">
              <w:rPr>
                <w:rFonts w:asciiTheme="minorHAnsi" w:hAnsiTheme="minorHAnsi" w:cstheme="minorHAnsi"/>
                <w:color w:val="666666"/>
              </w:rPr>
              <w:t>Performance</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AB8AF45" w14:textId="77777777" w:rsidR="006737EF" w:rsidRPr="00656AA4" w:rsidRDefault="00886A50" w:rsidP="00886A50">
            <w:pPr>
              <w:rPr>
                <w:rFonts w:asciiTheme="minorHAnsi" w:hAnsiTheme="minorHAnsi" w:cstheme="minorHAnsi"/>
                <w:color w:val="666666"/>
              </w:rPr>
            </w:pPr>
            <w:r w:rsidRPr="00656AA4">
              <w:rPr>
                <w:rFonts w:asciiTheme="minorHAnsi" w:hAnsiTheme="minorHAnsi" w:cstheme="minorHAnsi"/>
                <w:color w:val="666666"/>
              </w:rPr>
              <w:t>Simulations must provide "Level 1" results in &lt; 60 seconds.</w:t>
            </w:r>
          </w:p>
        </w:tc>
      </w:tr>
      <w:tr w:rsidR="006737EF" w:rsidRPr="00656AA4" w14:paraId="670E7F2B" w14:textId="77777777" w:rsidTr="00E65DEC">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A381E37" w14:textId="77777777" w:rsidR="006737EF" w:rsidRPr="00656AA4" w:rsidRDefault="006737EF" w:rsidP="00E65DEC">
            <w:pPr>
              <w:rPr>
                <w:rFonts w:asciiTheme="minorHAnsi" w:hAnsiTheme="minorHAnsi" w:cstheme="minorHAnsi"/>
                <w:color w:val="666666"/>
              </w:rPr>
            </w:pPr>
            <w:r w:rsidRPr="00656AA4">
              <w:rPr>
                <w:rFonts w:asciiTheme="minorHAnsi" w:hAnsiTheme="minorHAnsi" w:cstheme="minorHAnsi"/>
                <w:color w:val="666666"/>
              </w:rPr>
              <w:t>NFR-03</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5EBCD91" w14:textId="77777777" w:rsidR="006737EF" w:rsidRPr="00656AA4" w:rsidRDefault="00886A50" w:rsidP="00E65DEC">
            <w:pPr>
              <w:rPr>
                <w:rFonts w:asciiTheme="minorHAnsi" w:hAnsiTheme="minorHAnsi" w:cstheme="minorHAnsi"/>
                <w:color w:val="666666"/>
              </w:rPr>
            </w:pPr>
            <w:r w:rsidRPr="00656AA4">
              <w:rPr>
                <w:rFonts w:asciiTheme="minorHAnsi" w:hAnsiTheme="minorHAnsi" w:cstheme="minorHAnsi"/>
                <w:color w:val="666666"/>
              </w:rPr>
              <w:t>Scalability</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623A063F" w14:textId="77777777" w:rsidR="006737EF" w:rsidRPr="00656AA4" w:rsidRDefault="00886A50" w:rsidP="00886A50">
            <w:pPr>
              <w:rPr>
                <w:rFonts w:asciiTheme="minorHAnsi" w:hAnsiTheme="minorHAnsi" w:cstheme="minorHAnsi"/>
                <w:color w:val="666666"/>
              </w:rPr>
            </w:pPr>
            <w:r w:rsidRPr="00656AA4">
              <w:rPr>
                <w:rFonts w:asciiTheme="minorHAnsi" w:hAnsiTheme="minorHAnsi" w:cstheme="minorHAnsi"/>
                <w:color w:val="666666"/>
              </w:rPr>
              <w:t>Ability to process billions of data points as the Knowledge Graph grows.</w:t>
            </w:r>
          </w:p>
        </w:tc>
      </w:tr>
      <w:tr w:rsidR="006737EF" w:rsidRPr="00656AA4" w14:paraId="34000E49" w14:textId="77777777" w:rsidTr="00E65DEC">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2317E1F" w14:textId="77777777" w:rsidR="006737EF" w:rsidRPr="00656AA4" w:rsidRDefault="006737EF" w:rsidP="00E65DEC">
            <w:pPr>
              <w:rPr>
                <w:rFonts w:asciiTheme="minorHAnsi" w:hAnsiTheme="minorHAnsi" w:cstheme="minorHAnsi"/>
                <w:color w:val="666666"/>
              </w:rPr>
            </w:pPr>
            <w:r w:rsidRPr="00656AA4">
              <w:rPr>
                <w:rFonts w:asciiTheme="minorHAnsi" w:hAnsiTheme="minorHAnsi" w:cstheme="minorHAnsi"/>
                <w:color w:val="666666"/>
              </w:rPr>
              <w:t>NFR-04</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2FC03B83" w14:textId="77777777" w:rsidR="006737EF" w:rsidRPr="00656AA4" w:rsidRDefault="00B11C77" w:rsidP="00E65DEC">
            <w:pPr>
              <w:rPr>
                <w:rFonts w:asciiTheme="minorHAnsi" w:hAnsiTheme="minorHAnsi" w:cstheme="minorHAnsi"/>
                <w:color w:val="666666"/>
              </w:rPr>
            </w:pPr>
            <w:r w:rsidRPr="00656AA4">
              <w:rPr>
                <w:rFonts w:asciiTheme="minorHAnsi" w:hAnsiTheme="minorHAnsi" w:cstheme="minorHAnsi"/>
                <w:color w:val="666666"/>
              </w:rPr>
              <w:t>Language</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7CB7D8AB" w14:textId="77777777" w:rsidR="006737EF" w:rsidRPr="00656AA4" w:rsidRDefault="00B11C77" w:rsidP="00E65DEC">
            <w:pPr>
              <w:rPr>
                <w:rFonts w:asciiTheme="minorHAnsi" w:hAnsiTheme="minorHAnsi" w:cstheme="minorHAnsi"/>
                <w:color w:val="666666"/>
              </w:rPr>
            </w:pPr>
            <w:r w:rsidRPr="00656AA4">
              <w:rPr>
                <w:rFonts w:asciiTheme="minorHAnsi" w:hAnsiTheme="minorHAnsi" w:cstheme="minorHAnsi"/>
                <w:color w:val="666666"/>
              </w:rPr>
              <w:t>Arabic and English</w:t>
            </w:r>
          </w:p>
        </w:tc>
      </w:tr>
      <w:tr w:rsidR="00B11C77" w:rsidRPr="00656AA4" w14:paraId="252D2FAF" w14:textId="77777777" w:rsidTr="00E65DEC">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0130CB3C" w14:textId="77777777" w:rsidR="00B11C77" w:rsidRPr="00656AA4" w:rsidRDefault="00B11C77" w:rsidP="00E65DEC">
            <w:pPr>
              <w:rPr>
                <w:rFonts w:asciiTheme="minorHAnsi" w:hAnsiTheme="minorHAnsi" w:cstheme="minorHAnsi"/>
                <w:color w:val="666666"/>
              </w:rPr>
            </w:pPr>
            <w:r w:rsidRPr="00656AA4">
              <w:rPr>
                <w:rFonts w:asciiTheme="minorHAnsi" w:hAnsiTheme="minorHAnsi" w:cstheme="minorHAnsi"/>
                <w:color w:val="666666"/>
              </w:rPr>
              <w:t>NFR-05</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7F15F90" w14:textId="77777777" w:rsidR="00B11C77" w:rsidRPr="00656AA4" w:rsidRDefault="00B11C77" w:rsidP="00E65DEC">
            <w:pPr>
              <w:rPr>
                <w:rFonts w:asciiTheme="minorHAnsi" w:hAnsiTheme="minorHAnsi" w:cstheme="minorHAnsi"/>
                <w:color w:val="666666"/>
              </w:rPr>
            </w:pPr>
            <w:r w:rsidRPr="00656AA4">
              <w:rPr>
                <w:rFonts w:asciiTheme="minorHAnsi" w:hAnsiTheme="minorHAnsi" w:cstheme="minorHAnsi"/>
                <w:color w:val="666666"/>
              </w:rPr>
              <w:t>Explainable AI (XAI) Framework</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11EBFBF2" w14:textId="77777777" w:rsidR="00B11C77" w:rsidRPr="00656AA4" w:rsidRDefault="00B11C77" w:rsidP="00B11C77">
            <w:pPr>
              <w:rPr>
                <w:rFonts w:asciiTheme="minorHAnsi" w:hAnsiTheme="minorHAnsi" w:cstheme="minorHAnsi"/>
                <w:color w:val="666666"/>
              </w:rPr>
            </w:pPr>
            <w:r w:rsidRPr="00656AA4">
              <w:rPr>
                <w:rFonts w:asciiTheme="minorHAnsi" w:hAnsiTheme="minorHAnsi" w:cstheme="minorHAnsi"/>
                <w:color w:val="666666"/>
              </w:rPr>
              <w:t>Every AI-generated clause or simulation outcome must provide a "reasoning path," citing the specific data points, laws, or historical precedents used.</w:t>
            </w:r>
          </w:p>
        </w:tc>
      </w:tr>
      <w:tr w:rsidR="00B11C77" w:rsidRPr="00656AA4" w14:paraId="390B3418" w14:textId="77777777" w:rsidTr="00B11C77">
        <w:trPr>
          <w:trHeight w:val="238"/>
        </w:trPr>
        <w:tc>
          <w:tcPr>
            <w:tcW w:w="1129"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18B0BF6" w14:textId="77777777" w:rsidR="00B11C77" w:rsidRPr="00656AA4" w:rsidRDefault="00B11C77" w:rsidP="00E65DEC">
            <w:pPr>
              <w:rPr>
                <w:rFonts w:asciiTheme="minorHAnsi" w:hAnsiTheme="minorHAnsi" w:cstheme="minorHAnsi"/>
                <w:color w:val="666666"/>
              </w:rPr>
            </w:pPr>
            <w:r w:rsidRPr="00656AA4">
              <w:rPr>
                <w:rFonts w:asciiTheme="minorHAnsi" w:hAnsiTheme="minorHAnsi" w:cstheme="minorHAnsi"/>
                <w:color w:val="666666"/>
              </w:rPr>
              <w:t>NFR-06</w:t>
            </w:r>
          </w:p>
        </w:tc>
        <w:tc>
          <w:tcPr>
            <w:tcW w:w="2571"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E56CFD5" w14:textId="77777777" w:rsidR="00B11C77" w:rsidRPr="00656AA4" w:rsidRDefault="00B11C77" w:rsidP="00E65DEC">
            <w:pPr>
              <w:rPr>
                <w:rFonts w:asciiTheme="minorHAnsi" w:hAnsiTheme="minorHAnsi" w:cstheme="minorHAnsi"/>
                <w:color w:val="666666"/>
              </w:rPr>
            </w:pPr>
            <w:r w:rsidRPr="00656AA4">
              <w:rPr>
                <w:rFonts w:asciiTheme="minorHAnsi" w:hAnsiTheme="minorHAnsi" w:cstheme="minorHAnsi"/>
                <w:color w:val="666666"/>
              </w:rPr>
              <w:t>Sovereign Compliance Layer</w:t>
            </w:r>
          </w:p>
        </w:tc>
        <w:tc>
          <w:tcPr>
            <w:tcW w:w="566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436FF4B2" w14:textId="77777777" w:rsidR="00B11C77" w:rsidRPr="00656AA4" w:rsidRDefault="00B11C77" w:rsidP="00B11C77">
            <w:pPr>
              <w:rPr>
                <w:rFonts w:asciiTheme="minorHAnsi" w:hAnsiTheme="minorHAnsi" w:cstheme="minorHAnsi"/>
                <w:color w:val="666666"/>
              </w:rPr>
            </w:pPr>
            <w:r w:rsidRPr="00656AA4">
              <w:rPr>
                <w:rFonts w:asciiTheme="minorHAnsi" w:hAnsiTheme="minorHAnsi" w:cstheme="minorHAnsi"/>
                <w:color w:val="666666"/>
              </w:rPr>
              <w:t xml:space="preserve">All AI inference and data storage must be conducted within the Kingdom, ensuring 100% adherence to </w:t>
            </w:r>
            <w:r w:rsidRPr="00656AA4">
              <w:rPr>
                <w:rFonts w:asciiTheme="minorHAnsi" w:hAnsiTheme="minorHAnsi" w:cstheme="minorHAnsi"/>
                <w:b/>
                <w:bCs/>
                <w:color w:val="666666"/>
              </w:rPr>
              <w:t>NCA</w:t>
            </w:r>
            <w:r w:rsidRPr="00656AA4">
              <w:rPr>
                <w:rFonts w:asciiTheme="minorHAnsi" w:hAnsiTheme="minorHAnsi" w:cstheme="minorHAnsi"/>
                <w:color w:val="666666"/>
              </w:rPr>
              <w:t xml:space="preserve"> and </w:t>
            </w:r>
            <w:r w:rsidRPr="00656AA4">
              <w:rPr>
                <w:rFonts w:asciiTheme="minorHAnsi" w:hAnsiTheme="minorHAnsi" w:cstheme="minorHAnsi"/>
                <w:b/>
                <w:bCs/>
                <w:color w:val="666666"/>
              </w:rPr>
              <w:t>SDAIA</w:t>
            </w:r>
            <w:r w:rsidRPr="00656AA4">
              <w:rPr>
                <w:rFonts w:asciiTheme="minorHAnsi" w:hAnsiTheme="minorHAnsi" w:cstheme="minorHAnsi"/>
                <w:color w:val="666666"/>
              </w:rPr>
              <w:t xml:space="preserve"> AI ethics and residency guidelines.</w:t>
            </w:r>
          </w:p>
        </w:tc>
      </w:tr>
    </w:tbl>
    <w:p w14:paraId="7DDA57FA" w14:textId="77777777" w:rsidR="00011E8F" w:rsidRPr="00656AA4" w:rsidRDefault="00840895">
      <w:pPr>
        <w:pStyle w:val="ListParagraph"/>
        <w:numPr>
          <w:ilvl w:val="0"/>
          <w:numId w:val="1"/>
        </w:numPr>
        <w:rPr>
          <w:rFonts w:asciiTheme="minorHAnsi" w:hAnsiTheme="minorHAnsi" w:cstheme="minorHAnsi"/>
        </w:rPr>
      </w:pPr>
      <w:r w:rsidRPr="00656AA4">
        <w:rPr>
          <w:rFonts w:asciiTheme="minorHAnsi" w:hAnsiTheme="minorHAnsi" w:cstheme="minorHAnsi"/>
        </w:rPr>
        <w:br w:type="page"/>
      </w:r>
    </w:p>
    <w:p w14:paraId="3C6E1B2A"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lastRenderedPageBreak/>
        <w:t>Policy Knowledge Framework (Artifact 1.0)</w:t>
      </w:r>
    </w:p>
    <w:p w14:paraId="6714F226"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sz w:val="24"/>
          <w:szCs w:val="24"/>
          <w:lang w:val="en-US"/>
        </w:rPr>
        <w:t>The platform represents policies as a multi-dimensional "Knowledge Graph." Each policy entry must be tagged with the following metadata to enable precise simulation and alignment checks:</w:t>
      </w:r>
      <w:r w:rsidRPr="00656AA4">
        <w:rPr>
          <w:rFonts w:asciiTheme="minorHAnsi" w:hAnsiTheme="minorHAnsi" w:cstheme="minorHAnsi"/>
          <w:sz w:val="24"/>
          <w:szCs w:val="24"/>
          <w:lang w:val="en-US"/>
        </w:rPr>
        <w:br/>
      </w:r>
    </w:p>
    <w:p w14:paraId="299A781E" w14:textId="77777777" w:rsidR="00886A50" w:rsidRPr="00656AA4" w:rsidRDefault="00886A50">
      <w:pPr>
        <w:pStyle w:val="Bullet2"/>
        <w:numPr>
          <w:ilvl w:val="1"/>
          <w:numId w:val="10"/>
        </w:numPr>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Core Policy Metadata (The "Policy Object")</w:t>
      </w:r>
    </w:p>
    <w:p w14:paraId="25FEE859"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sz w:val="24"/>
          <w:szCs w:val="24"/>
          <w:lang w:val="en-US"/>
        </w:rPr>
        <w:t>Every policy stored in the system is defined by a mandatory schema that ensures interoperability across Ministry departments:</w:t>
      </w:r>
    </w:p>
    <w:p w14:paraId="3F2462D1" w14:textId="77777777" w:rsidR="00886A50" w:rsidRPr="00656AA4" w:rsidRDefault="00886A50">
      <w:pPr>
        <w:pStyle w:val="Bullet2"/>
        <w:numPr>
          <w:ilvl w:val="0"/>
          <w:numId w:val="1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Policy Identification:</w:t>
      </w:r>
    </w:p>
    <w:p w14:paraId="71EFC683" w14:textId="77777777" w:rsidR="00886A50" w:rsidRPr="00656AA4" w:rsidRDefault="00886A50">
      <w:pPr>
        <w:pStyle w:val="Bullet2"/>
        <w:numPr>
          <w:ilvl w:val="1"/>
          <w:numId w:val="22"/>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Policy Name &amp; ID:</w:t>
      </w:r>
      <w:r w:rsidRPr="00656AA4">
        <w:rPr>
          <w:rFonts w:asciiTheme="minorHAnsi" w:hAnsiTheme="minorHAnsi" w:cstheme="minorHAnsi"/>
          <w:sz w:val="24"/>
          <w:szCs w:val="24"/>
          <w:lang w:val="en-US"/>
        </w:rPr>
        <w:t xml:space="preserve"> Unique identifier for version control and cross-referencing.</w:t>
      </w:r>
    </w:p>
    <w:p w14:paraId="169F8096" w14:textId="77777777" w:rsidR="00886A50" w:rsidRPr="00656AA4" w:rsidRDefault="00886A50">
      <w:pPr>
        <w:pStyle w:val="Bullet2"/>
        <w:numPr>
          <w:ilvl w:val="1"/>
          <w:numId w:val="22"/>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Issuing Authority:</w:t>
      </w:r>
      <w:r w:rsidRPr="00656AA4">
        <w:rPr>
          <w:rFonts w:asciiTheme="minorHAnsi" w:hAnsiTheme="minorHAnsi" w:cstheme="minorHAnsi"/>
          <w:sz w:val="24"/>
          <w:szCs w:val="24"/>
          <w:lang w:val="en-US"/>
        </w:rPr>
        <w:t xml:space="preserve"> The specific department or entity responsible for the mandate.</w:t>
      </w:r>
    </w:p>
    <w:p w14:paraId="0014AAAD" w14:textId="77777777" w:rsidR="00886A50" w:rsidRPr="00656AA4" w:rsidRDefault="00886A50">
      <w:pPr>
        <w:pStyle w:val="Bullet2"/>
        <w:numPr>
          <w:ilvl w:val="1"/>
          <w:numId w:val="22"/>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Effective Date &amp; Expiry:</w:t>
      </w:r>
      <w:r w:rsidRPr="00656AA4">
        <w:rPr>
          <w:rFonts w:asciiTheme="minorHAnsi" w:hAnsiTheme="minorHAnsi" w:cstheme="minorHAnsi"/>
          <w:sz w:val="24"/>
          <w:szCs w:val="24"/>
          <w:lang w:val="en-US"/>
        </w:rPr>
        <w:t xml:space="preserve"> Temporal bounds to track policy relevance.</w:t>
      </w:r>
    </w:p>
    <w:p w14:paraId="33E45A75" w14:textId="77777777" w:rsidR="00886A50" w:rsidRPr="00656AA4" w:rsidRDefault="00886A50">
      <w:pPr>
        <w:pStyle w:val="Bullet2"/>
        <w:numPr>
          <w:ilvl w:val="0"/>
          <w:numId w:val="1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Strategic Categorization:</w:t>
      </w:r>
    </w:p>
    <w:p w14:paraId="5A6F0967" w14:textId="77777777" w:rsidR="00886A50" w:rsidRPr="00656AA4" w:rsidRDefault="00886A50">
      <w:pPr>
        <w:pStyle w:val="Bullet2"/>
        <w:numPr>
          <w:ilvl w:val="1"/>
          <w:numId w:val="23"/>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Policy Sector:</w:t>
      </w:r>
      <w:r w:rsidRPr="00656AA4">
        <w:rPr>
          <w:rFonts w:asciiTheme="minorHAnsi" w:hAnsiTheme="minorHAnsi" w:cstheme="minorHAnsi"/>
          <w:sz w:val="24"/>
          <w:szCs w:val="24"/>
          <w:lang w:val="en-US"/>
        </w:rPr>
        <w:t xml:space="preserve"> Primary domain (e.g., Housing, Municipal, Infrastructure).</w:t>
      </w:r>
    </w:p>
    <w:p w14:paraId="70C8A628" w14:textId="77777777" w:rsidR="00886A50" w:rsidRPr="00656AA4" w:rsidRDefault="00886A50">
      <w:pPr>
        <w:pStyle w:val="Bullet2"/>
        <w:numPr>
          <w:ilvl w:val="1"/>
          <w:numId w:val="23"/>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Sub-Sector:</w:t>
      </w:r>
      <w:r w:rsidRPr="00656AA4">
        <w:rPr>
          <w:rFonts w:asciiTheme="minorHAnsi" w:hAnsiTheme="minorHAnsi" w:cstheme="minorHAnsi"/>
          <w:sz w:val="24"/>
          <w:szCs w:val="24"/>
          <w:lang w:val="en-US"/>
        </w:rPr>
        <w:t xml:space="preserve"> Granular classification (e.g., Waste Management, Mortgage Finance).</w:t>
      </w:r>
    </w:p>
    <w:p w14:paraId="5C9B4264" w14:textId="77777777" w:rsidR="00886A50" w:rsidRPr="00656AA4" w:rsidRDefault="00886A50">
      <w:pPr>
        <w:pStyle w:val="Bullet2"/>
        <w:numPr>
          <w:ilvl w:val="1"/>
          <w:numId w:val="23"/>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Vision 2030 Pillar:</w:t>
      </w:r>
      <w:r w:rsidRPr="00656AA4">
        <w:rPr>
          <w:rFonts w:asciiTheme="minorHAnsi" w:hAnsiTheme="minorHAnsi" w:cstheme="minorHAnsi"/>
          <w:sz w:val="24"/>
          <w:szCs w:val="24"/>
          <w:lang w:val="en-US"/>
        </w:rPr>
        <w:t xml:space="preserve"> Direct mapping to national goals (e.g., Quality of Life, Housing 70%).</w:t>
      </w:r>
    </w:p>
    <w:p w14:paraId="4B4EEBE4" w14:textId="77777777" w:rsidR="00886A50" w:rsidRPr="00656AA4" w:rsidRDefault="00886A50">
      <w:pPr>
        <w:pStyle w:val="Bullet2"/>
        <w:numPr>
          <w:ilvl w:val="0"/>
          <w:numId w:val="1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Functional Components:</w:t>
      </w:r>
    </w:p>
    <w:p w14:paraId="2DBC6372" w14:textId="77777777" w:rsidR="00886A50" w:rsidRPr="00656AA4" w:rsidRDefault="00886A50">
      <w:pPr>
        <w:pStyle w:val="Bullet2"/>
        <w:numPr>
          <w:ilvl w:val="1"/>
          <w:numId w:val="24"/>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Objectives:</w:t>
      </w:r>
      <w:r w:rsidRPr="00656AA4">
        <w:rPr>
          <w:rFonts w:asciiTheme="minorHAnsi" w:hAnsiTheme="minorHAnsi" w:cstheme="minorHAnsi"/>
          <w:sz w:val="24"/>
          <w:szCs w:val="24"/>
          <w:lang w:val="en-US"/>
        </w:rPr>
        <w:t xml:space="preserve"> The primary "North Star" (e.g., "Decrease land cost by 10%").</w:t>
      </w:r>
    </w:p>
    <w:p w14:paraId="2F3FC92F" w14:textId="77777777" w:rsidR="00886A50" w:rsidRPr="00656AA4" w:rsidRDefault="00886A50">
      <w:pPr>
        <w:pStyle w:val="Bullet2"/>
        <w:numPr>
          <w:ilvl w:val="1"/>
          <w:numId w:val="24"/>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Policy Mechanisms:</w:t>
      </w:r>
      <w:r w:rsidRPr="00656AA4">
        <w:rPr>
          <w:rFonts w:asciiTheme="minorHAnsi" w:hAnsiTheme="minorHAnsi" w:cstheme="minorHAnsi"/>
          <w:sz w:val="24"/>
          <w:szCs w:val="24"/>
          <w:lang w:val="en-US"/>
        </w:rPr>
        <w:t xml:space="preserve"> The specific levers used (e.g., Subsidies, Taxation, Land Grants).</w:t>
      </w:r>
    </w:p>
    <w:p w14:paraId="3D15CF77" w14:textId="77777777" w:rsidR="00886A50" w:rsidRPr="00656AA4" w:rsidRDefault="00886A50">
      <w:pPr>
        <w:pStyle w:val="Bullet2"/>
        <w:numPr>
          <w:ilvl w:val="1"/>
          <w:numId w:val="24"/>
        </w:numPr>
        <w:jc w:val="left"/>
        <w:rPr>
          <w:rFonts w:asciiTheme="minorHAnsi" w:hAnsiTheme="minorHAnsi" w:cstheme="minorHAnsi"/>
          <w:sz w:val="24"/>
          <w:szCs w:val="24"/>
          <w:lang w:val="en-US"/>
        </w:rPr>
      </w:pPr>
      <w:r w:rsidRPr="00656AA4">
        <w:rPr>
          <w:rFonts w:asciiTheme="minorHAnsi" w:hAnsiTheme="minorHAnsi" w:cstheme="minorHAnsi"/>
          <w:b/>
          <w:bCs/>
          <w:sz w:val="24"/>
          <w:szCs w:val="24"/>
          <w:lang w:val="en-US"/>
        </w:rPr>
        <w:t>Implementation Constraints:</w:t>
      </w:r>
      <w:r w:rsidRPr="00656AA4">
        <w:rPr>
          <w:rFonts w:asciiTheme="minorHAnsi" w:hAnsiTheme="minorHAnsi" w:cstheme="minorHAnsi"/>
          <w:sz w:val="24"/>
          <w:szCs w:val="24"/>
          <w:lang w:val="en-US"/>
        </w:rPr>
        <w:t xml:space="preserve"> Budgetary limits, geographic restrictions, or legal boundaries.</w:t>
      </w:r>
      <w:r w:rsidRPr="00656AA4">
        <w:rPr>
          <w:rFonts w:asciiTheme="minorHAnsi" w:hAnsiTheme="minorHAnsi" w:cstheme="minorHAnsi"/>
          <w:sz w:val="24"/>
          <w:szCs w:val="24"/>
          <w:lang w:val="en-US"/>
        </w:rPr>
        <w:br/>
      </w:r>
    </w:p>
    <w:p w14:paraId="08C4D556" w14:textId="77777777" w:rsidR="00886A50" w:rsidRPr="00656AA4" w:rsidRDefault="00886A50">
      <w:pPr>
        <w:pStyle w:val="Bullet2"/>
        <w:numPr>
          <w:ilvl w:val="1"/>
          <w:numId w:val="10"/>
        </w:numPr>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Semantic Mapping &amp; Relational Entities</w:t>
      </w:r>
    </w:p>
    <w:p w14:paraId="0238F433" w14:textId="77777777" w:rsidR="00886A50" w:rsidRPr="00656AA4" w:rsidRDefault="00886A50" w:rsidP="00886A50">
      <w:pPr>
        <w:pStyle w:val="Bullet2"/>
        <w:numPr>
          <w:ilvl w:val="0"/>
          <w:numId w:val="0"/>
        </w:numPr>
        <w:ind w:left="108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In addition to </w:t>
      </w:r>
      <w:r w:rsidRPr="00656AA4">
        <w:rPr>
          <w:rFonts w:asciiTheme="minorHAnsi" w:hAnsiTheme="minorHAnsi" w:cstheme="minorHAnsi"/>
          <w:b/>
          <w:bCs/>
          <w:sz w:val="24"/>
          <w:szCs w:val="24"/>
          <w:lang w:val="en-US"/>
        </w:rPr>
        <w:t>Stakeholders</w:t>
      </w:r>
      <w:r w:rsidRPr="00656AA4">
        <w:rPr>
          <w:rFonts w:asciiTheme="minorHAnsi" w:hAnsiTheme="minorHAnsi" w:cstheme="minorHAnsi"/>
          <w:sz w:val="24"/>
          <w:szCs w:val="24"/>
          <w:lang w:val="en-US"/>
        </w:rPr>
        <w:t xml:space="preserve"> and </w:t>
      </w:r>
      <w:r w:rsidRPr="00656AA4">
        <w:rPr>
          <w:rFonts w:asciiTheme="minorHAnsi" w:hAnsiTheme="minorHAnsi" w:cstheme="minorHAnsi"/>
          <w:b/>
          <w:bCs/>
          <w:sz w:val="24"/>
          <w:szCs w:val="24"/>
          <w:lang w:val="en-US"/>
        </w:rPr>
        <w:t>Regulatory Dependencies</w:t>
      </w:r>
      <w:r w:rsidRPr="00656AA4">
        <w:rPr>
          <w:rFonts w:asciiTheme="minorHAnsi" w:hAnsiTheme="minorHAnsi" w:cstheme="minorHAnsi"/>
          <w:sz w:val="24"/>
          <w:szCs w:val="24"/>
          <w:lang w:val="en-US"/>
        </w:rPr>
        <w:t>, every "Policy Object" must be mapped to the following relational entities:</w:t>
      </w:r>
    </w:p>
    <w:p w14:paraId="5DFD0598" w14:textId="77777777" w:rsidR="00886A50" w:rsidRPr="00656AA4" w:rsidRDefault="00886A50" w:rsidP="00886A50">
      <w:pPr>
        <w:pStyle w:val="Bullet2"/>
        <w:numPr>
          <w:ilvl w:val="0"/>
          <w:numId w:val="0"/>
        </w:numPr>
        <w:ind w:left="1080"/>
        <w:rPr>
          <w:rFonts w:asciiTheme="minorHAnsi" w:hAnsiTheme="minorHAnsi" w:cstheme="minorHAnsi"/>
          <w:sz w:val="24"/>
          <w:szCs w:val="24"/>
          <w:lang w:val="en-US"/>
        </w:rPr>
      </w:pPr>
    </w:p>
    <w:p w14:paraId="4ECC737C" w14:textId="77777777" w:rsidR="00886A50" w:rsidRPr="00656AA4" w:rsidRDefault="00886A50">
      <w:pPr>
        <w:pStyle w:val="Bullet2"/>
        <w:numPr>
          <w:ilvl w:val="0"/>
          <w:numId w:val="2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Strategic Alignment Anchors (Vision 2030 Mapping):</w:t>
      </w:r>
    </w:p>
    <w:p w14:paraId="14772FAB" w14:textId="77777777" w:rsidR="00886A50" w:rsidRPr="00656AA4" w:rsidRDefault="00886A50">
      <w:pPr>
        <w:pStyle w:val="Bullet2"/>
        <w:numPr>
          <w:ilvl w:val="1"/>
          <w:numId w:val="25"/>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Directives:</w:t>
      </w:r>
      <w:r w:rsidRPr="00656AA4">
        <w:rPr>
          <w:rFonts w:asciiTheme="minorHAnsi" w:hAnsiTheme="minorHAnsi" w:cstheme="minorHAnsi"/>
          <w:sz w:val="24"/>
          <w:szCs w:val="24"/>
          <w:lang w:val="en-US"/>
        </w:rPr>
        <w:t xml:space="preserve"> Links to specific National Transformation Program (NTP) mandates.</w:t>
      </w:r>
    </w:p>
    <w:p w14:paraId="3B6C81DF" w14:textId="77777777" w:rsidR="00886A50" w:rsidRPr="00656AA4" w:rsidRDefault="00886A50">
      <w:pPr>
        <w:pStyle w:val="Bullet2"/>
        <w:numPr>
          <w:ilvl w:val="1"/>
          <w:numId w:val="25"/>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KPI Linkages:</w:t>
      </w:r>
      <w:r w:rsidRPr="00656AA4">
        <w:rPr>
          <w:rFonts w:asciiTheme="minorHAnsi" w:hAnsiTheme="minorHAnsi" w:cstheme="minorHAnsi"/>
          <w:sz w:val="24"/>
          <w:szCs w:val="24"/>
          <w:lang w:val="en-US"/>
        </w:rPr>
        <w:t xml:space="preserve"> Direct relationship to national targets (e.g., mapping a mortgage policy directly to the </w:t>
      </w:r>
      <w:r w:rsidRPr="00656AA4">
        <w:rPr>
          <w:rFonts w:asciiTheme="minorHAnsi" w:hAnsiTheme="minorHAnsi" w:cstheme="minorHAnsi"/>
          <w:i/>
          <w:iCs/>
          <w:sz w:val="24"/>
          <w:szCs w:val="24"/>
          <w:lang w:val="en-US"/>
        </w:rPr>
        <w:t>70% Homeownership Rate</w:t>
      </w:r>
      <w:r w:rsidRPr="00656AA4">
        <w:rPr>
          <w:rFonts w:asciiTheme="minorHAnsi" w:hAnsiTheme="minorHAnsi" w:cstheme="minorHAnsi"/>
          <w:sz w:val="24"/>
          <w:szCs w:val="24"/>
          <w:lang w:val="en-US"/>
        </w:rPr>
        <w:t>).</w:t>
      </w:r>
    </w:p>
    <w:p w14:paraId="4CBF1E2E" w14:textId="77777777" w:rsidR="00886A50" w:rsidRPr="00656AA4" w:rsidRDefault="00886A50">
      <w:pPr>
        <w:pStyle w:val="Bullet2"/>
        <w:numPr>
          <w:ilvl w:val="1"/>
          <w:numId w:val="25"/>
        </w:numPr>
        <w:jc w:val="left"/>
        <w:rPr>
          <w:rFonts w:asciiTheme="minorHAnsi" w:hAnsiTheme="minorHAnsi" w:cstheme="minorHAnsi"/>
          <w:sz w:val="24"/>
          <w:szCs w:val="24"/>
          <w:lang w:val="en-US"/>
        </w:rPr>
      </w:pPr>
      <w:r w:rsidRPr="00656AA4">
        <w:rPr>
          <w:rFonts w:asciiTheme="minorHAnsi" w:hAnsiTheme="minorHAnsi" w:cstheme="minorHAnsi"/>
          <w:b/>
          <w:bCs/>
          <w:sz w:val="24"/>
          <w:szCs w:val="24"/>
          <w:lang w:val="en-US"/>
        </w:rPr>
        <w:t>Pillar Association:</w:t>
      </w:r>
      <w:r w:rsidRPr="00656AA4">
        <w:rPr>
          <w:rFonts w:asciiTheme="minorHAnsi" w:hAnsiTheme="minorHAnsi" w:cstheme="minorHAnsi"/>
          <w:sz w:val="24"/>
          <w:szCs w:val="24"/>
          <w:lang w:val="en-US"/>
        </w:rPr>
        <w:t xml:space="preserve"> Vertical mapping to pillars such as </w:t>
      </w:r>
      <w:r w:rsidRPr="00656AA4">
        <w:rPr>
          <w:rFonts w:asciiTheme="minorHAnsi" w:hAnsiTheme="minorHAnsi" w:cstheme="minorHAnsi"/>
          <w:i/>
          <w:iCs/>
          <w:sz w:val="24"/>
          <w:szCs w:val="24"/>
          <w:lang w:val="en-US"/>
        </w:rPr>
        <w:t>Quality of Life</w:t>
      </w:r>
      <w:r w:rsidRPr="00656AA4">
        <w:rPr>
          <w:rFonts w:asciiTheme="minorHAnsi" w:hAnsiTheme="minorHAnsi" w:cstheme="minorHAnsi"/>
          <w:sz w:val="24"/>
          <w:szCs w:val="24"/>
          <w:lang w:val="en-US"/>
        </w:rPr>
        <w:t xml:space="preserve"> or </w:t>
      </w:r>
      <w:r w:rsidRPr="00656AA4">
        <w:rPr>
          <w:rFonts w:asciiTheme="minorHAnsi" w:hAnsiTheme="minorHAnsi" w:cstheme="minorHAnsi"/>
          <w:i/>
          <w:iCs/>
          <w:sz w:val="24"/>
          <w:szCs w:val="24"/>
          <w:lang w:val="en-US"/>
        </w:rPr>
        <w:t>Economic Diversification</w:t>
      </w:r>
      <w:r w:rsidRPr="00656AA4">
        <w:rPr>
          <w:rFonts w:asciiTheme="minorHAnsi" w:hAnsiTheme="minorHAnsi" w:cstheme="minorHAnsi"/>
          <w:sz w:val="24"/>
          <w:szCs w:val="24"/>
          <w:lang w:val="en-US"/>
        </w:rPr>
        <w:t>.</w:t>
      </w:r>
      <w:r w:rsidRPr="00656AA4">
        <w:rPr>
          <w:rFonts w:asciiTheme="minorHAnsi" w:hAnsiTheme="minorHAnsi" w:cstheme="minorHAnsi"/>
          <w:sz w:val="24"/>
          <w:szCs w:val="24"/>
          <w:lang w:val="en-US"/>
        </w:rPr>
        <w:br/>
      </w:r>
    </w:p>
    <w:p w14:paraId="5AF5A034" w14:textId="77777777" w:rsidR="00886A50" w:rsidRPr="00656AA4" w:rsidRDefault="00886A50">
      <w:pPr>
        <w:pStyle w:val="Bullet2"/>
        <w:numPr>
          <w:ilvl w:val="0"/>
          <w:numId w:val="2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Cross-Sectoral Interdependencies:</w:t>
      </w:r>
    </w:p>
    <w:p w14:paraId="1C0FCE66" w14:textId="77777777" w:rsidR="00886A50" w:rsidRPr="00656AA4" w:rsidRDefault="00886A50">
      <w:pPr>
        <w:pStyle w:val="Bullet2"/>
        <w:numPr>
          <w:ilvl w:val="0"/>
          <w:numId w:val="26"/>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lastRenderedPageBreak/>
        <w:t>Horizontal Links:</w:t>
      </w:r>
      <w:r w:rsidRPr="00656AA4">
        <w:rPr>
          <w:rFonts w:asciiTheme="minorHAnsi" w:hAnsiTheme="minorHAnsi" w:cstheme="minorHAnsi"/>
          <w:sz w:val="24"/>
          <w:szCs w:val="24"/>
          <w:lang w:val="en-US"/>
        </w:rPr>
        <w:t xml:space="preserve"> Relationships with other sectors (e.g., linking a "Housing" policy to "Energy" via green building standards or "Transport" via urban density mandates).</w:t>
      </w:r>
    </w:p>
    <w:p w14:paraId="256DDAED" w14:textId="77777777" w:rsidR="00886A50" w:rsidRPr="00656AA4" w:rsidRDefault="00886A50">
      <w:pPr>
        <w:pStyle w:val="Bullet2"/>
        <w:numPr>
          <w:ilvl w:val="0"/>
          <w:numId w:val="26"/>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Inter-Ministerial Nodes:</w:t>
      </w:r>
      <w:r w:rsidRPr="00656AA4">
        <w:rPr>
          <w:rFonts w:asciiTheme="minorHAnsi" w:hAnsiTheme="minorHAnsi" w:cstheme="minorHAnsi"/>
          <w:sz w:val="24"/>
          <w:szCs w:val="24"/>
          <w:lang w:val="en-US"/>
        </w:rPr>
        <w:t xml:space="preserve"> Formal connections to external authorities like </w:t>
      </w:r>
      <w:r w:rsidRPr="00656AA4">
        <w:rPr>
          <w:rFonts w:asciiTheme="minorHAnsi" w:hAnsiTheme="minorHAnsi" w:cstheme="minorHAnsi"/>
          <w:b/>
          <w:bCs/>
          <w:sz w:val="24"/>
          <w:szCs w:val="24"/>
          <w:lang w:val="en-US"/>
        </w:rPr>
        <w:t>SAMA</w:t>
      </w:r>
      <w:r w:rsidRPr="00656AA4">
        <w:rPr>
          <w:rFonts w:asciiTheme="minorHAnsi" w:hAnsiTheme="minorHAnsi" w:cstheme="minorHAnsi"/>
          <w:sz w:val="24"/>
          <w:szCs w:val="24"/>
          <w:lang w:val="en-US"/>
        </w:rPr>
        <w:t xml:space="preserve"> (Financial), </w:t>
      </w:r>
      <w:r w:rsidRPr="00656AA4">
        <w:rPr>
          <w:rFonts w:asciiTheme="minorHAnsi" w:hAnsiTheme="minorHAnsi" w:cstheme="minorHAnsi"/>
          <w:b/>
          <w:bCs/>
          <w:sz w:val="24"/>
          <w:szCs w:val="24"/>
          <w:lang w:val="en-US"/>
        </w:rPr>
        <w:t>MoF</w:t>
      </w:r>
      <w:r w:rsidRPr="00656AA4">
        <w:rPr>
          <w:rFonts w:asciiTheme="minorHAnsi" w:hAnsiTheme="minorHAnsi" w:cstheme="minorHAnsi"/>
          <w:sz w:val="24"/>
          <w:szCs w:val="24"/>
          <w:lang w:val="en-US"/>
        </w:rPr>
        <w:t xml:space="preserve"> (Fiscal), or </w:t>
      </w:r>
      <w:r w:rsidRPr="00656AA4">
        <w:rPr>
          <w:rFonts w:asciiTheme="minorHAnsi" w:hAnsiTheme="minorHAnsi" w:cstheme="minorHAnsi"/>
          <w:b/>
          <w:bCs/>
          <w:sz w:val="24"/>
          <w:szCs w:val="24"/>
          <w:lang w:val="en-US"/>
        </w:rPr>
        <w:t>MISA</w:t>
      </w:r>
      <w:r w:rsidRPr="00656AA4">
        <w:rPr>
          <w:rFonts w:asciiTheme="minorHAnsi" w:hAnsiTheme="minorHAnsi" w:cstheme="minorHAnsi"/>
          <w:sz w:val="24"/>
          <w:szCs w:val="24"/>
          <w:lang w:val="en-US"/>
        </w:rPr>
        <w:t xml:space="preserve"> (Investment).</w:t>
      </w:r>
    </w:p>
    <w:p w14:paraId="02746E99" w14:textId="77777777" w:rsidR="00886A50" w:rsidRPr="00656AA4" w:rsidRDefault="00886A50">
      <w:pPr>
        <w:pStyle w:val="Bullet2"/>
        <w:numPr>
          <w:ilvl w:val="0"/>
          <w:numId w:val="26"/>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Geospatial &amp; Regional Entities:</w:t>
      </w:r>
    </w:p>
    <w:p w14:paraId="47C39569" w14:textId="77777777" w:rsidR="00886A50" w:rsidRPr="00656AA4" w:rsidRDefault="00886A50">
      <w:pPr>
        <w:pStyle w:val="Bullet2"/>
        <w:numPr>
          <w:ilvl w:val="0"/>
          <w:numId w:val="26"/>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Impact Zones:</w:t>
      </w:r>
      <w:r w:rsidRPr="00656AA4">
        <w:rPr>
          <w:rFonts w:asciiTheme="minorHAnsi" w:hAnsiTheme="minorHAnsi" w:cstheme="minorHAnsi"/>
          <w:sz w:val="24"/>
          <w:szCs w:val="24"/>
          <w:lang w:val="en-US"/>
        </w:rPr>
        <w:t xml:space="preserve"> Mapping policies to specific </w:t>
      </w:r>
      <w:r w:rsidRPr="00656AA4">
        <w:rPr>
          <w:rFonts w:asciiTheme="minorHAnsi" w:hAnsiTheme="minorHAnsi" w:cstheme="minorHAnsi"/>
          <w:b/>
          <w:bCs/>
          <w:sz w:val="24"/>
          <w:szCs w:val="24"/>
          <w:lang w:val="en-US"/>
        </w:rPr>
        <w:t>Amanas</w:t>
      </w:r>
      <w:r w:rsidRPr="00656AA4">
        <w:rPr>
          <w:rFonts w:asciiTheme="minorHAnsi" w:hAnsiTheme="minorHAnsi" w:cstheme="minorHAnsi"/>
          <w:sz w:val="24"/>
          <w:szCs w:val="24"/>
          <w:lang w:val="en-US"/>
        </w:rPr>
        <w:t xml:space="preserve"> (Municipalities) or regions where the policy is active.</w:t>
      </w:r>
    </w:p>
    <w:p w14:paraId="3547AEF8" w14:textId="77777777" w:rsidR="00886A50" w:rsidRPr="00656AA4" w:rsidRDefault="00886A50">
      <w:pPr>
        <w:pStyle w:val="Bullet2"/>
        <w:numPr>
          <w:ilvl w:val="0"/>
          <w:numId w:val="26"/>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Urban Context:</w:t>
      </w:r>
      <w:r w:rsidRPr="00656AA4">
        <w:rPr>
          <w:rFonts w:asciiTheme="minorHAnsi" w:hAnsiTheme="minorHAnsi" w:cstheme="minorHAnsi"/>
          <w:sz w:val="24"/>
          <w:szCs w:val="24"/>
          <w:lang w:val="en-US"/>
        </w:rPr>
        <w:t xml:space="preserve"> Distinguishing between urban "Metro" centers (Riyadh/Jeddah) and rural or industrial zones.</w:t>
      </w:r>
      <w:r w:rsidRPr="00656AA4">
        <w:rPr>
          <w:rFonts w:asciiTheme="minorHAnsi" w:hAnsiTheme="minorHAnsi" w:cstheme="minorHAnsi"/>
          <w:sz w:val="24"/>
          <w:szCs w:val="24"/>
          <w:lang w:val="en-US"/>
        </w:rPr>
        <w:br/>
      </w:r>
    </w:p>
    <w:p w14:paraId="1A103810" w14:textId="77777777" w:rsidR="00886A50" w:rsidRPr="00656AA4" w:rsidRDefault="00886A50">
      <w:pPr>
        <w:pStyle w:val="Bullet2"/>
        <w:numPr>
          <w:ilvl w:val="0"/>
          <w:numId w:val="2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Economic &amp; Market Anchors:</w:t>
      </w:r>
    </w:p>
    <w:p w14:paraId="7B437ABA" w14:textId="77777777" w:rsidR="00886A50" w:rsidRPr="00656AA4" w:rsidRDefault="00886A50">
      <w:pPr>
        <w:pStyle w:val="Bullet2"/>
        <w:numPr>
          <w:ilvl w:val="0"/>
          <w:numId w:val="27"/>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Variable Sensitivity:</w:t>
      </w:r>
      <w:r w:rsidRPr="00656AA4">
        <w:rPr>
          <w:rFonts w:asciiTheme="minorHAnsi" w:hAnsiTheme="minorHAnsi" w:cstheme="minorHAnsi"/>
          <w:sz w:val="24"/>
          <w:szCs w:val="24"/>
          <w:lang w:val="en-US"/>
        </w:rPr>
        <w:t xml:space="preserve"> Linking the policy to specific external indices (e.g., SIBOR, Construction Material Index, CPI) that act as "Triggers" for policy failure or success.</w:t>
      </w:r>
    </w:p>
    <w:p w14:paraId="66C82542" w14:textId="77777777" w:rsidR="00886A50" w:rsidRPr="00656AA4" w:rsidRDefault="00886A50">
      <w:pPr>
        <w:pStyle w:val="Bullet2"/>
        <w:numPr>
          <w:ilvl w:val="0"/>
          <w:numId w:val="27"/>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Market Segments:</w:t>
      </w:r>
      <w:r w:rsidRPr="00656AA4">
        <w:rPr>
          <w:rFonts w:asciiTheme="minorHAnsi" w:hAnsiTheme="minorHAnsi" w:cstheme="minorHAnsi"/>
          <w:sz w:val="24"/>
          <w:szCs w:val="24"/>
          <w:lang w:val="en-US"/>
        </w:rPr>
        <w:t xml:space="preserve"> Mapping to specific sub-sectors like </w:t>
      </w:r>
      <w:r w:rsidRPr="00656AA4">
        <w:rPr>
          <w:rFonts w:asciiTheme="minorHAnsi" w:hAnsiTheme="minorHAnsi" w:cstheme="minorHAnsi"/>
          <w:i/>
          <w:iCs/>
          <w:sz w:val="24"/>
          <w:szCs w:val="24"/>
          <w:lang w:val="en-US"/>
        </w:rPr>
        <w:t>Affordable Housing</w:t>
      </w:r>
      <w:r w:rsidRPr="00656AA4">
        <w:rPr>
          <w:rFonts w:asciiTheme="minorHAnsi" w:hAnsiTheme="minorHAnsi" w:cstheme="minorHAnsi"/>
          <w:sz w:val="24"/>
          <w:szCs w:val="24"/>
          <w:lang w:val="en-US"/>
        </w:rPr>
        <w:t xml:space="preserve">, </w:t>
      </w:r>
      <w:r w:rsidRPr="00656AA4">
        <w:rPr>
          <w:rFonts w:asciiTheme="minorHAnsi" w:hAnsiTheme="minorHAnsi" w:cstheme="minorHAnsi"/>
          <w:i/>
          <w:iCs/>
          <w:sz w:val="24"/>
          <w:szCs w:val="24"/>
          <w:lang w:val="en-US"/>
        </w:rPr>
        <w:t>Luxury Real Estate</w:t>
      </w:r>
      <w:r w:rsidRPr="00656AA4">
        <w:rPr>
          <w:rFonts w:asciiTheme="minorHAnsi" w:hAnsiTheme="minorHAnsi" w:cstheme="minorHAnsi"/>
          <w:sz w:val="24"/>
          <w:szCs w:val="24"/>
          <w:lang w:val="en-US"/>
        </w:rPr>
        <w:t xml:space="preserve">, or </w:t>
      </w:r>
      <w:r w:rsidRPr="00656AA4">
        <w:rPr>
          <w:rFonts w:asciiTheme="minorHAnsi" w:hAnsiTheme="minorHAnsi" w:cstheme="minorHAnsi"/>
          <w:i/>
          <w:iCs/>
          <w:sz w:val="24"/>
          <w:szCs w:val="24"/>
          <w:lang w:val="en-US"/>
        </w:rPr>
        <w:t>Commercial Municipal Zoning</w:t>
      </w:r>
      <w:r w:rsidRPr="00656AA4">
        <w:rPr>
          <w:rFonts w:asciiTheme="minorHAnsi" w:hAnsiTheme="minorHAnsi" w:cstheme="minorHAnsi"/>
          <w:sz w:val="24"/>
          <w:szCs w:val="24"/>
          <w:lang w:val="en-US"/>
        </w:rPr>
        <w:t>.</w:t>
      </w:r>
      <w:r w:rsidRPr="00656AA4">
        <w:rPr>
          <w:rFonts w:asciiTheme="minorHAnsi" w:hAnsiTheme="minorHAnsi" w:cstheme="minorHAnsi"/>
          <w:sz w:val="24"/>
          <w:szCs w:val="24"/>
          <w:lang w:val="en-US"/>
        </w:rPr>
        <w:br/>
      </w:r>
    </w:p>
    <w:p w14:paraId="274A4033" w14:textId="77777777" w:rsidR="00886A50" w:rsidRPr="00656AA4" w:rsidRDefault="00886A50">
      <w:pPr>
        <w:pStyle w:val="Bullet2"/>
        <w:numPr>
          <w:ilvl w:val="0"/>
          <w:numId w:val="21"/>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Fiscal &amp; Funding Sources:</w:t>
      </w:r>
    </w:p>
    <w:p w14:paraId="668DBB98" w14:textId="77777777" w:rsidR="00886A50" w:rsidRPr="00656AA4" w:rsidRDefault="00886A50">
      <w:pPr>
        <w:pStyle w:val="Bullet2"/>
        <w:numPr>
          <w:ilvl w:val="2"/>
          <w:numId w:val="28"/>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Budgetary Origin:</w:t>
      </w:r>
      <w:r w:rsidRPr="00656AA4">
        <w:rPr>
          <w:rFonts w:asciiTheme="minorHAnsi" w:hAnsiTheme="minorHAnsi" w:cstheme="minorHAnsi"/>
          <w:sz w:val="24"/>
          <w:szCs w:val="24"/>
          <w:lang w:val="en-US"/>
        </w:rPr>
        <w:t xml:space="preserve"> Identifying if the policy is funded via the </w:t>
      </w:r>
      <w:r w:rsidRPr="00656AA4">
        <w:rPr>
          <w:rFonts w:asciiTheme="minorHAnsi" w:hAnsiTheme="minorHAnsi" w:cstheme="minorHAnsi"/>
          <w:b/>
          <w:bCs/>
          <w:sz w:val="24"/>
          <w:szCs w:val="24"/>
          <w:lang w:val="en-US"/>
        </w:rPr>
        <w:t>National Budget</w:t>
      </w:r>
      <w:r w:rsidRPr="00656AA4">
        <w:rPr>
          <w:rFonts w:asciiTheme="minorHAnsi" w:hAnsiTheme="minorHAnsi" w:cstheme="minorHAnsi"/>
          <w:sz w:val="24"/>
          <w:szCs w:val="24"/>
          <w:lang w:val="en-US"/>
        </w:rPr>
        <w:t xml:space="preserve">, </w:t>
      </w:r>
      <w:r w:rsidRPr="00656AA4">
        <w:rPr>
          <w:rFonts w:asciiTheme="minorHAnsi" w:hAnsiTheme="minorHAnsi" w:cstheme="minorHAnsi"/>
          <w:b/>
          <w:bCs/>
          <w:sz w:val="24"/>
          <w:szCs w:val="24"/>
          <w:lang w:val="en-US"/>
        </w:rPr>
        <w:t>PIF</w:t>
      </w:r>
      <w:r w:rsidRPr="00656AA4">
        <w:rPr>
          <w:rFonts w:asciiTheme="minorHAnsi" w:hAnsiTheme="minorHAnsi" w:cstheme="minorHAnsi"/>
          <w:sz w:val="24"/>
          <w:szCs w:val="24"/>
          <w:lang w:val="en-US"/>
        </w:rPr>
        <w:t>, or private-sector participation (PPP).</w:t>
      </w:r>
    </w:p>
    <w:p w14:paraId="6662929A" w14:textId="77777777" w:rsidR="00886A50" w:rsidRPr="00656AA4" w:rsidRDefault="00886A50">
      <w:pPr>
        <w:pStyle w:val="Bullet2"/>
        <w:numPr>
          <w:ilvl w:val="3"/>
          <w:numId w:val="28"/>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Revenue Nodes:</w:t>
      </w:r>
      <w:r w:rsidRPr="00656AA4">
        <w:rPr>
          <w:rFonts w:asciiTheme="minorHAnsi" w:hAnsiTheme="minorHAnsi" w:cstheme="minorHAnsi"/>
          <w:sz w:val="24"/>
          <w:szCs w:val="24"/>
          <w:lang w:val="en-US"/>
        </w:rPr>
        <w:t xml:space="preserve"> Identifying if the policy generates revenue (e.g., White Land Tax) and where those funds are re-allocated.</w:t>
      </w:r>
    </w:p>
    <w:p w14:paraId="6E9F1CB9" w14:textId="77777777" w:rsidR="00886A50" w:rsidRPr="00656AA4" w:rsidRDefault="00886A50">
      <w:pPr>
        <w:pStyle w:val="Bullet2"/>
        <w:numPr>
          <w:ilvl w:val="2"/>
          <w:numId w:val="28"/>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Operational Triggers (Policy Logic):</w:t>
      </w:r>
    </w:p>
    <w:p w14:paraId="691DCBEE" w14:textId="77777777" w:rsidR="00886A50" w:rsidRPr="00656AA4" w:rsidRDefault="00886A50">
      <w:pPr>
        <w:pStyle w:val="Bullet2"/>
        <w:numPr>
          <w:ilvl w:val="2"/>
          <w:numId w:val="28"/>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Conditions:</w:t>
      </w:r>
      <w:r w:rsidRPr="00656AA4">
        <w:rPr>
          <w:rFonts w:asciiTheme="minorHAnsi" w:hAnsiTheme="minorHAnsi" w:cstheme="minorHAnsi"/>
          <w:sz w:val="24"/>
          <w:szCs w:val="24"/>
          <w:lang w:val="en-US"/>
        </w:rPr>
        <w:t xml:space="preserve"> The "If-Then" logic (e.g., </w:t>
      </w:r>
      <w:r w:rsidRPr="00656AA4">
        <w:rPr>
          <w:rFonts w:asciiTheme="minorHAnsi" w:hAnsiTheme="minorHAnsi" w:cstheme="minorHAnsi"/>
          <w:i/>
          <w:iCs/>
          <w:sz w:val="24"/>
          <w:szCs w:val="24"/>
          <w:lang w:val="en-US"/>
        </w:rPr>
        <w:t>If interest rates rise &gt; 4%, then the subsidy mechanism increases by 0.5%</w:t>
      </w:r>
      <w:r w:rsidRPr="00656AA4">
        <w:rPr>
          <w:rFonts w:asciiTheme="minorHAnsi" w:hAnsiTheme="minorHAnsi" w:cstheme="minorHAnsi"/>
          <w:sz w:val="24"/>
          <w:szCs w:val="24"/>
          <w:lang w:val="en-US"/>
        </w:rPr>
        <w:t>).</w:t>
      </w:r>
    </w:p>
    <w:p w14:paraId="37256ADD" w14:textId="77777777" w:rsidR="00886A50" w:rsidRPr="00656AA4" w:rsidRDefault="00886A50">
      <w:pPr>
        <w:pStyle w:val="Bullet2"/>
        <w:numPr>
          <w:ilvl w:val="2"/>
          <w:numId w:val="28"/>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Institutional Memory Tags:</w:t>
      </w:r>
      <w:r w:rsidRPr="00656AA4">
        <w:rPr>
          <w:rFonts w:asciiTheme="minorHAnsi" w:hAnsiTheme="minorHAnsi" w:cstheme="minorHAnsi"/>
          <w:sz w:val="24"/>
          <w:szCs w:val="24"/>
          <w:lang w:val="en-US"/>
        </w:rPr>
        <w:t xml:space="preserve"> Links to previous historical policies that failed or succeeded under similar market conditions.</w:t>
      </w:r>
    </w:p>
    <w:p w14:paraId="31816E5D" w14:textId="77777777" w:rsidR="00886A50" w:rsidRPr="00656AA4" w:rsidRDefault="00886A50" w:rsidP="00886A50">
      <w:pPr>
        <w:pStyle w:val="Bullet2"/>
        <w:numPr>
          <w:ilvl w:val="0"/>
          <w:numId w:val="0"/>
        </w:numPr>
        <w:ind w:left="720" w:hanging="360"/>
        <w:rPr>
          <w:rFonts w:asciiTheme="minorHAnsi" w:hAnsiTheme="minorHAnsi" w:cstheme="minorHAnsi"/>
          <w:sz w:val="24"/>
          <w:szCs w:val="24"/>
          <w:lang w:val="en-US"/>
        </w:rPr>
      </w:pPr>
    </w:p>
    <w:p w14:paraId="4D73A39A" w14:textId="77777777" w:rsidR="00886A50" w:rsidRPr="00656AA4" w:rsidRDefault="00886A50">
      <w:pPr>
        <w:pStyle w:val="Bullet2"/>
        <w:numPr>
          <w:ilvl w:val="1"/>
          <w:numId w:val="10"/>
        </w:numPr>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Policy Lifecycle &amp; Audit Metadata</w:t>
      </w:r>
    </w:p>
    <w:p w14:paraId="68581F2A"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sz w:val="24"/>
          <w:szCs w:val="24"/>
          <w:lang w:val="en-US"/>
        </w:rPr>
        <w:t>To support the "Institutional Memory" requirements, the framework captures the evolution of the policy:</w:t>
      </w:r>
    </w:p>
    <w:p w14:paraId="17B06E65" w14:textId="77777777" w:rsidR="00886A50" w:rsidRPr="00656AA4" w:rsidRDefault="00886A50">
      <w:pPr>
        <w:pStyle w:val="Bullet2"/>
        <w:numPr>
          <w:ilvl w:val="0"/>
          <w:numId w:val="12"/>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Version History:</w:t>
      </w:r>
      <w:r w:rsidRPr="00656AA4">
        <w:rPr>
          <w:rFonts w:asciiTheme="minorHAnsi" w:hAnsiTheme="minorHAnsi" w:cstheme="minorHAnsi"/>
          <w:sz w:val="24"/>
          <w:szCs w:val="24"/>
          <w:lang w:val="en-US"/>
        </w:rPr>
        <w:t xml:space="preserve"> Tracking the "DNA" of the policy through various simulation iterations.</w:t>
      </w:r>
    </w:p>
    <w:p w14:paraId="6687CDE3" w14:textId="77777777" w:rsidR="00886A50" w:rsidRPr="00656AA4" w:rsidRDefault="00886A50">
      <w:pPr>
        <w:pStyle w:val="Bullet2"/>
        <w:numPr>
          <w:ilvl w:val="0"/>
          <w:numId w:val="12"/>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Success Metrics (Actual vs. Simulated):</w:t>
      </w:r>
      <w:r w:rsidRPr="00656AA4">
        <w:rPr>
          <w:rFonts w:asciiTheme="minorHAnsi" w:hAnsiTheme="minorHAnsi" w:cstheme="minorHAnsi"/>
          <w:sz w:val="24"/>
          <w:szCs w:val="24"/>
          <w:lang w:val="en-US"/>
        </w:rPr>
        <w:t xml:space="preserve"> Tagging policies with historical performance data to improve future AI recommendations.</w:t>
      </w:r>
    </w:p>
    <w:p w14:paraId="02F27C53" w14:textId="77777777" w:rsidR="00886A50" w:rsidRPr="00656AA4" w:rsidRDefault="00886A50">
      <w:pPr>
        <w:pStyle w:val="Bullet2"/>
        <w:numPr>
          <w:ilvl w:val="0"/>
          <w:numId w:val="12"/>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Human-in-the-Loop Validation:</w:t>
      </w:r>
      <w:r w:rsidRPr="00656AA4">
        <w:rPr>
          <w:rFonts w:asciiTheme="minorHAnsi" w:hAnsiTheme="minorHAnsi" w:cstheme="minorHAnsi"/>
          <w:sz w:val="24"/>
          <w:szCs w:val="24"/>
          <w:lang w:val="en-US"/>
        </w:rPr>
        <w:t xml:space="preserve"> Metadata regarding which expert analysts reviewed and approved specific clauses.</w:t>
      </w:r>
    </w:p>
    <w:p w14:paraId="2B981D1F"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p>
    <w:p w14:paraId="05A2051C"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lastRenderedPageBreak/>
        <w:t>Policy Generation Engine (Artifact 2.0)</w:t>
      </w:r>
    </w:p>
    <w:p w14:paraId="33AABB4B"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sz w:val="24"/>
          <w:szCs w:val="24"/>
          <w:lang w:val="en-US"/>
        </w:rPr>
        <w:t xml:space="preserve">By utilizing this metadata, the </w:t>
      </w:r>
      <w:r w:rsidRPr="00656AA4">
        <w:rPr>
          <w:rFonts w:asciiTheme="minorHAnsi" w:hAnsiTheme="minorHAnsi" w:cstheme="minorHAnsi"/>
          <w:b/>
          <w:bCs/>
          <w:sz w:val="24"/>
          <w:szCs w:val="24"/>
          <w:lang w:val="en-US"/>
        </w:rPr>
        <w:t>Policy Generation Engine</w:t>
      </w:r>
      <w:r w:rsidRPr="00656AA4">
        <w:rPr>
          <w:rFonts w:asciiTheme="minorHAnsi" w:hAnsiTheme="minorHAnsi" w:cstheme="minorHAnsi"/>
          <w:sz w:val="24"/>
          <w:szCs w:val="24"/>
          <w:lang w:val="en-US"/>
        </w:rPr>
        <w:t xml:space="preserve"> can perform the following automated functions:</w:t>
      </w:r>
    </w:p>
    <w:p w14:paraId="37E007F6" w14:textId="77777777" w:rsidR="00886A50" w:rsidRPr="00656AA4" w:rsidRDefault="00886A50">
      <w:pPr>
        <w:pStyle w:val="Bullet2"/>
        <w:numPr>
          <w:ilvl w:val="0"/>
          <w:numId w:val="13"/>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Regulatory Conflict Detection:</w:t>
      </w:r>
      <w:r w:rsidRPr="00656AA4">
        <w:rPr>
          <w:rFonts w:asciiTheme="minorHAnsi" w:hAnsiTheme="minorHAnsi" w:cstheme="minorHAnsi"/>
          <w:sz w:val="24"/>
          <w:szCs w:val="24"/>
          <w:lang w:val="en-US"/>
        </w:rPr>
        <w:t xml:space="preserve"> The AI cross-references the </w:t>
      </w:r>
      <w:r w:rsidRPr="00656AA4">
        <w:rPr>
          <w:rFonts w:asciiTheme="minorHAnsi" w:hAnsiTheme="minorHAnsi" w:cstheme="minorHAnsi"/>
          <w:b/>
          <w:bCs/>
          <w:sz w:val="24"/>
          <w:szCs w:val="24"/>
          <w:lang w:val="en-US"/>
        </w:rPr>
        <w:t>Issuing Authority</w:t>
      </w:r>
      <w:r w:rsidRPr="00656AA4">
        <w:rPr>
          <w:rFonts w:asciiTheme="minorHAnsi" w:hAnsiTheme="minorHAnsi" w:cstheme="minorHAnsi"/>
          <w:sz w:val="24"/>
          <w:szCs w:val="24"/>
          <w:lang w:val="en-US"/>
        </w:rPr>
        <w:t xml:space="preserve"> and </w:t>
      </w:r>
      <w:r w:rsidRPr="00656AA4">
        <w:rPr>
          <w:rFonts w:asciiTheme="minorHAnsi" w:hAnsiTheme="minorHAnsi" w:cstheme="minorHAnsi"/>
          <w:b/>
          <w:bCs/>
          <w:sz w:val="24"/>
          <w:szCs w:val="24"/>
          <w:lang w:val="en-US"/>
        </w:rPr>
        <w:t>Regulatory Dependencies</w:t>
      </w:r>
      <w:r w:rsidRPr="00656AA4">
        <w:rPr>
          <w:rFonts w:asciiTheme="minorHAnsi" w:hAnsiTheme="minorHAnsi" w:cstheme="minorHAnsi"/>
          <w:sz w:val="24"/>
          <w:szCs w:val="24"/>
          <w:lang w:val="en-US"/>
        </w:rPr>
        <w:t xml:space="preserve"> to flag if a new draft contradicts an existing decree from a different sub-sector.</w:t>
      </w:r>
    </w:p>
    <w:p w14:paraId="289E286F" w14:textId="77777777" w:rsidR="00886A50" w:rsidRPr="00656AA4" w:rsidRDefault="00886A50">
      <w:pPr>
        <w:pStyle w:val="Bullet2"/>
        <w:numPr>
          <w:ilvl w:val="0"/>
          <w:numId w:val="13"/>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Automated Gap Analysis:</w:t>
      </w:r>
      <w:r w:rsidRPr="00656AA4">
        <w:rPr>
          <w:rFonts w:asciiTheme="minorHAnsi" w:hAnsiTheme="minorHAnsi" w:cstheme="minorHAnsi"/>
          <w:sz w:val="24"/>
          <w:szCs w:val="24"/>
          <w:lang w:val="en-US"/>
        </w:rPr>
        <w:t xml:space="preserve"> The system identifies "Under-Served" </w:t>
      </w:r>
      <w:r w:rsidRPr="00656AA4">
        <w:rPr>
          <w:rFonts w:asciiTheme="minorHAnsi" w:hAnsiTheme="minorHAnsi" w:cstheme="minorHAnsi"/>
          <w:b/>
          <w:bCs/>
          <w:sz w:val="24"/>
          <w:szCs w:val="24"/>
          <w:lang w:val="en-US"/>
        </w:rPr>
        <w:t>Sectors</w:t>
      </w:r>
      <w:r w:rsidRPr="00656AA4">
        <w:rPr>
          <w:rFonts w:asciiTheme="minorHAnsi" w:hAnsiTheme="minorHAnsi" w:cstheme="minorHAnsi"/>
          <w:sz w:val="24"/>
          <w:szCs w:val="24"/>
          <w:lang w:val="en-US"/>
        </w:rPr>
        <w:t xml:space="preserve"> or </w:t>
      </w:r>
      <w:r w:rsidRPr="00656AA4">
        <w:rPr>
          <w:rFonts w:asciiTheme="minorHAnsi" w:hAnsiTheme="minorHAnsi" w:cstheme="minorHAnsi"/>
          <w:b/>
          <w:bCs/>
          <w:sz w:val="24"/>
          <w:szCs w:val="24"/>
          <w:lang w:val="en-US"/>
        </w:rPr>
        <w:t>Sub-Sectors</w:t>
      </w:r>
      <w:r w:rsidRPr="00656AA4">
        <w:rPr>
          <w:rFonts w:asciiTheme="minorHAnsi" w:hAnsiTheme="minorHAnsi" w:cstheme="minorHAnsi"/>
          <w:sz w:val="24"/>
          <w:szCs w:val="24"/>
          <w:lang w:val="en-US"/>
        </w:rPr>
        <w:t xml:space="preserve"> where current policy objectives do not align with the desired </w:t>
      </w:r>
      <w:r w:rsidRPr="00656AA4">
        <w:rPr>
          <w:rFonts w:asciiTheme="minorHAnsi" w:hAnsiTheme="minorHAnsi" w:cstheme="minorHAnsi"/>
          <w:b/>
          <w:bCs/>
          <w:sz w:val="24"/>
          <w:szCs w:val="24"/>
          <w:lang w:val="en-US"/>
        </w:rPr>
        <w:t>Vision 2030</w:t>
      </w:r>
      <w:r w:rsidRPr="00656AA4">
        <w:rPr>
          <w:rFonts w:asciiTheme="minorHAnsi" w:hAnsiTheme="minorHAnsi" w:cstheme="minorHAnsi"/>
          <w:sz w:val="24"/>
          <w:szCs w:val="24"/>
          <w:lang w:val="en-US"/>
        </w:rPr>
        <w:t xml:space="preserve"> trajectory.</w:t>
      </w:r>
    </w:p>
    <w:p w14:paraId="5681E96A" w14:textId="77777777" w:rsidR="00886A50" w:rsidRPr="00656AA4" w:rsidRDefault="00886A50">
      <w:pPr>
        <w:pStyle w:val="Bullet2"/>
        <w:numPr>
          <w:ilvl w:val="0"/>
          <w:numId w:val="13"/>
        </w:numPr>
        <w:rPr>
          <w:rFonts w:asciiTheme="minorHAnsi" w:hAnsiTheme="minorHAnsi" w:cstheme="minorHAnsi"/>
          <w:sz w:val="24"/>
          <w:szCs w:val="24"/>
          <w:lang w:val="en-US"/>
        </w:rPr>
      </w:pPr>
      <w:r w:rsidRPr="00656AA4">
        <w:rPr>
          <w:rFonts w:asciiTheme="minorHAnsi" w:hAnsiTheme="minorHAnsi" w:cstheme="minorHAnsi"/>
          <w:b/>
          <w:bCs/>
          <w:sz w:val="24"/>
          <w:szCs w:val="24"/>
          <w:lang w:val="en-US"/>
        </w:rPr>
        <w:t>Contextual Drafting:</w:t>
      </w:r>
      <w:r w:rsidRPr="00656AA4">
        <w:rPr>
          <w:rFonts w:asciiTheme="minorHAnsi" w:hAnsiTheme="minorHAnsi" w:cstheme="minorHAnsi"/>
          <w:sz w:val="24"/>
          <w:szCs w:val="24"/>
          <w:lang w:val="en-US"/>
        </w:rPr>
        <w:t xml:space="preserve"> When drafting, the AI pulls from the </w:t>
      </w:r>
      <w:r w:rsidRPr="00656AA4">
        <w:rPr>
          <w:rFonts w:asciiTheme="minorHAnsi" w:hAnsiTheme="minorHAnsi" w:cstheme="minorHAnsi"/>
          <w:b/>
          <w:bCs/>
          <w:sz w:val="24"/>
          <w:szCs w:val="24"/>
          <w:lang w:val="en-US"/>
        </w:rPr>
        <w:t>Policy Mechanisms</w:t>
      </w:r>
      <w:r w:rsidRPr="00656AA4">
        <w:rPr>
          <w:rFonts w:asciiTheme="minorHAnsi" w:hAnsiTheme="minorHAnsi" w:cstheme="minorHAnsi"/>
          <w:sz w:val="24"/>
          <w:szCs w:val="24"/>
          <w:lang w:val="en-US"/>
        </w:rPr>
        <w:t xml:space="preserve"> of top-performing international benchmarks (e.g., Singapore or UAE) and adapts them to the </w:t>
      </w:r>
      <w:r w:rsidRPr="00656AA4">
        <w:rPr>
          <w:rFonts w:asciiTheme="minorHAnsi" w:hAnsiTheme="minorHAnsi" w:cstheme="minorHAnsi"/>
          <w:b/>
          <w:bCs/>
          <w:sz w:val="24"/>
          <w:szCs w:val="24"/>
          <w:lang w:val="en-US"/>
        </w:rPr>
        <w:t>Saudi Implementation Constraints</w:t>
      </w:r>
      <w:r w:rsidRPr="00656AA4">
        <w:rPr>
          <w:rFonts w:asciiTheme="minorHAnsi" w:hAnsiTheme="minorHAnsi" w:cstheme="minorHAnsi"/>
          <w:sz w:val="24"/>
          <w:szCs w:val="24"/>
          <w:lang w:val="en-US"/>
        </w:rPr>
        <w:t>.</w:t>
      </w:r>
    </w:p>
    <w:p w14:paraId="50E45F19" w14:textId="77777777" w:rsidR="00886A50" w:rsidRPr="00656AA4" w:rsidRDefault="00886A50" w:rsidP="00886A50">
      <w:pPr>
        <w:pStyle w:val="Bullet2"/>
        <w:numPr>
          <w:ilvl w:val="0"/>
          <w:numId w:val="0"/>
        </w:numPr>
        <w:ind w:left="720" w:hanging="360"/>
        <w:rPr>
          <w:rFonts w:asciiTheme="minorHAnsi" w:hAnsiTheme="minorHAnsi" w:cstheme="minorHAnsi"/>
          <w:sz w:val="24"/>
          <w:szCs w:val="24"/>
          <w:lang w:val="en-US"/>
        </w:rPr>
      </w:pPr>
    </w:p>
    <w:p w14:paraId="642128E2"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Policy Scenario Simulation (Artifact 3.0)</w:t>
      </w:r>
    </w:p>
    <w:p w14:paraId="672A4808" w14:textId="77777777" w:rsidR="00886A50" w:rsidRPr="00656AA4" w:rsidRDefault="00886A50" w:rsidP="00886A50">
      <w:pPr>
        <w:spacing w:after="120"/>
        <w:outlineLvl w:val="2"/>
        <w:rPr>
          <w:rFonts w:asciiTheme="minorHAnsi" w:eastAsia="Times New Roman" w:hAnsiTheme="minorHAnsi" w:cstheme="minorHAnsi"/>
          <w:b/>
          <w:bCs/>
          <w:color w:val="1F1F1F"/>
          <w:sz w:val="27"/>
          <w:szCs w:val="27"/>
        </w:rPr>
      </w:pPr>
    </w:p>
    <w:p w14:paraId="5C1A4441"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4"/>
          <w:szCs w:val="24"/>
        </w:rPr>
        <w:t>A. The Input Variable Matrix</w:t>
      </w:r>
    </w:p>
    <w:p w14:paraId="76B95A49" w14:textId="77777777" w:rsidR="00886A50" w:rsidRPr="00656AA4" w:rsidRDefault="00886A50" w:rsidP="00886A50">
      <w:pPr>
        <w:spacing w:after="120"/>
        <w:ind w:firstLine="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The platform must allow users to provide and manipulate variables across four distinct layers:</w:t>
      </w:r>
    </w:p>
    <w:p w14:paraId="3FC99935" w14:textId="77777777" w:rsidR="00886A50" w:rsidRPr="00656AA4" w:rsidRDefault="00886A50">
      <w:pPr>
        <w:numPr>
          <w:ilvl w:val="0"/>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Macro-Economic Layer:</w:t>
      </w:r>
      <w:r w:rsidRPr="00656AA4">
        <w:rPr>
          <w:rFonts w:asciiTheme="minorHAnsi" w:eastAsia="Times New Roman" w:hAnsiTheme="minorHAnsi" w:cstheme="minorHAnsi"/>
          <w:color w:val="1F1F1F"/>
          <w:sz w:val="24"/>
          <w:szCs w:val="24"/>
        </w:rPr>
        <w:t xml:space="preserve"> </w:t>
      </w:r>
    </w:p>
    <w:p w14:paraId="3407554E"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Interest Rates:</w:t>
      </w:r>
      <w:r w:rsidRPr="00656AA4">
        <w:rPr>
          <w:rFonts w:asciiTheme="minorHAnsi" w:eastAsia="Times New Roman" w:hAnsiTheme="minorHAnsi" w:cstheme="minorHAnsi"/>
          <w:color w:val="1F1F1F"/>
          <w:sz w:val="24"/>
          <w:szCs w:val="24"/>
        </w:rPr>
        <w:t xml:space="preserve"> Ability to simulate fluctuations in borrowing costs for both developers and mortgage-seeking citizens.</w:t>
      </w:r>
    </w:p>
    <w:p w14:paraId="18605D04"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Construction Material Index:</w:t>
      </w:r>
      <w:r w:rsidRPr="00656AA4">
        <w:rPr>
          <w:rFonts w:asciiTheme="minorHAnsi" w:eastAsia="Times New Roman" w:hAnsiTheme="minorHAnsi" w:cstheme="minorHAnsi"/>
          <w:color w:val="1F1F1F"/>
          <w:sz w:val="24"/>
          <w:szCs w:val="24"/>
        </w:rPr>
        <w:t xml:space="preserve"> Real-time and forecasted costs for steel, cement, and labor.</w:t>
      </w:r>
    </w:p>
    <w:p w14:paraId="43DD2776"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GDP &amp; Inflation (CPI):</w:t>
      </w:r>
      <w:r w:rsidRPr="00656AA4">
        <w:rPr>
          <w:rFonts w:asciiTheme="minorHAnsi" w:eastAsia="Times New Roman" w:hAnsiTheme="minorHAnsi" w:cstheme="minorHAnsi"/>
          <w:color w:val="1F1F1F"/>
          <w:sz w:val="24"/>
          <w:szCs w:val="24"/>
        </w:rPr>
        <w:t xml:space="preserve"> Macro-economic stability indicators that dictate citizen purchasing power.</w:t>
      </w:r>
      <w:r w:rsidRPr="00656AA4">
        <w:rPr>
          <w:rFonts w:asciiTheme="minorHAnsi" w:eastAsia="Times New Roman" w:hAnsiTheme="minorHAnsi" w:cstheme="minorHAnsi"/>
          <w:color w:val="1F1F1F"/>
          <w:sz w:val="24"/>
          <w:szCs w:val="24"/>
        </w:rPr>
        <w:br/>
      </w:r>
    </w:p>
    <w:p w14:paraId="163FBEE0" w14:textId="77777777" w:rsidR="00886A50" w:rsidRPr="00656AA4" w:rsidRDefault="00886A50">
      <w:pPr>
        <w:numPr>
          <w:ilvl w:val="0"/>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Demographic &amp; Social Layer:</w:t>
      </w:r>
    </w:p>
    <w:p w14:paraId="268A4528"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Household Formation Velocity:</w:t>
      </w:r>
      <w:r w:rsidRPr="00656AA4">
        <w:rPr>
          <w:rFonts w:asciiTheme="minorHAnsi" w:eastAsia="Times New Roman" w:hAnsiTheme="minorHAnsi" w:cstheme="minorHAnsi"/>
          <w:color w:val="1F1F1F"/>
          <w:sz w:val="24"/>
          <w:szCs w:val="24"/>
        </w:rPr>
        <w:t xml:space="preserve"> The rate at which the youth population creates new independent households.</w:t>
      </w:r>
    </w:p>
    <w:p w14:paraId="218BE8B3"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Urbanization Shift:</w:t>
      </w:r>
      <w:r w:rsidRPr="00656AA4">
        <w:rPr>
          <w:rFonts w:asciiTheme="minorHAnsi" w:eastAsia="Times New Roman" w:hAnsiTheme="minorHAnsi" w:cstheme="minorHAnsi"/>
          <w:color w:val="1F1F1F"/>
          <w:sz w:val="24"/>
          <w:szCs w:val="24"/>
        </w:rPr>
        <w:t xml:space="preserve"> Percentage of the population migrating toward primary Amanas (Riyadh, Jeddah, Dammam).</w:t>
      </w:r>
      <w:r w:rsidRPr="00656AA4">
        <w:rPr>
          <w:rFonts w:asciiTheme="minorHAnsi" w:eastAsia="Times New Roman" w:hAnsiTheme="minorHAnsi" w:cstheme="minorHAnsi"/>
          <w:color w:val="1F1F1F"/>
          <w:sz w:val="24"/>
          <w:szCs w:val="24"/>
        </w:rPr>
        <w:br/>
      </w:r>
    </w:p>
    <w:p w14:paraId="0F6AD45A" w14:textId="77777777" w:rsidR="00886A50" w:rsidRPr="00656AA4" w:rsidRDefault="00886A50">
      <w:pPr>
        <w:numPr>
          <w:ilvl w:val="0"/>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Supply &amp; Implementation Layer:</w:t>
      </w:r>
    </w:p>
    <w:p w14:paraId="10613273"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Land "White Tax" Elasticity:</w:t>
      </w:r>
      <w:r w:rsidRPr="00656AA4">
        <w:rPr>
          <w:rFonts w:asciiTheme="minorHAnsi" w:eastAsia="Times New Roman" w:hAnsiTheme="minorHAnsi" w:cstheme="minorHAnsi"/>
          <w:color w:val="1F1F1F"/>
          <w:sz w:val="24"/>
          <w:szCs w:val="24"/>
        </w:rPr>
        <w:t xml:space="preserve"> How different taxation rates on undeveloped land trigger new construction starts.</w:t>
      </w:r>
    </w:p>
    <w:p w14:paraId="7BD930A1"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Developer Incentives:</w:t>
      </w:r>
      <w:r w:rsidRPr="00656AA4">
        <w:rPr>
          <w:rFonts w:asciiTheme="minorHAnsi" w:eastAsia="Times New Roman" w:hAnsiTheme="minorHAnsi" w:cstheme="minorHAnsi"/>
          <w:color w:val="1F1F1F"/>
          <w:sz w:val="24"/>
          <w:szCs w:val="24"/>
        </w:rPr>
        <w:t xml:space="preserve"> Subsidies, fast-track permit lanes, or land-grant values.</w:t>
      </w:r>
      <w:r w:rsidRPr="00656AA4">
        <w:rPr>
          <w:rFonts w:asciiTheme="minorHAnsi" w:eastAsia="Times New Roman" w:hAnsiTheme="minorHAnsi" w:cstheme="minorHAnsi"/>
          <w:color w:val="1F1F1F"/>
          <w:sz w:val="24"/>
          <w:szCs w:val="24"/>
        </w:rPr>
        <w:br/>
      </w:r>
    </w:p>
    <w:p w14:paraId="562B7BEF" w14:textId="77777777" w:rsidR="00886A50" w:rsidRPr="00656AA4" w:rsidRDefault="00886A50">
      <w:pPr>
        <w:numPr>
          <w:ilvl w:val="0"/>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Financial &amp; Market Layer:</w:t>
      </w:r>
    </w:p>
    <w:p w14:paraId="5D3E6BF2"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Loan-to-Value (LTV) Ratios:</w:t>
      </w:r>
      <w:r w:rsidRPr="00656AA4">
        <w:rPr>
          <w:rFonts w:asciiTheme="minorHAnsi" w:eastAsia="Times New Roman" w:hAnsiTheme="minorHAnsi" w:cstheme="minorHAnsi"/>
          <w:color w:val="1F1F1F"/>
          <w:sz w:val="24"/>
          <w:szCs w:val="24"/>
        </w:rPr>
        <w:t xml:space="preserve"> Direct control over mortgage lending stringency.</w:t>
      </w:r>
    </w:p>
    <w:p w14:paraId="3EC000E0" w14:textId="77777777" w:rsidR="00886A50" w:rsidRPr="00656AA4" w:rsidRDefault="00886A50">
      <w:pPr>
        <w:numPr>
          <w:ilvl w:val="1"/>
          <w:numId w:val="14"/>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Rental Yield Variance:</w:t>
      </w:r>
      <w:r w:rsidRPr="00656AA4">
        <w:rPr>
          <w:rFonts w:asciiTheme="minorHAnsi" w:eastAsia="Times New Roman" w:hAnsiTheme="minorHAnsi" w:cstheme="minorHAnsi"/>
          <w:color w:val="1F1F1F"/>
          <w:sz w:val="24"/>
          <w:szCs w:val="24"/>
        </w:rPr>
        <w:t xml:space="preserve"> Simulating the shift between the rental market and ownership demand.</w:t>
      </w:r>
      <w:r w:rsidRPr="00656AA4">
        <w:rPr>
          <w:rFonts w:asciiTheme="minorHAnsi" w:eastAsia="Times New Roman" w:hAnsiTheme="minorHAnsi" w:cstheme="minorHAnsi"/>
          <w:color w:val="1F1F1F"/>
          <w:sz w:val="24"/>
          <w:szCs w:val="24"/>
        </w:rPr>
        <w:br/>
      </w:r>
    </w:p>
    <w:p w14:paraId="66EE62AC"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4"/>
          <w:szCs w:val="24"/>
        </w:rPr>
        <w:t>B. Stress Testing Methodology: The "Black Swan" Framework</w:t>
      </w:r>
    </w:p>
    <w:p w14:paraId="624C3D65" w14:textId="77777777" w:rsidR="00886A50" w:rsidRPr="00656AA4" w:rsidRDefault="00886A50" w:rsidP="00886A50">
      <w:pPr>
        <w:ind w:firstLine="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lastRenderedPageBreak/>
        <w:t xml:space="preserve">Stress testing </w:t>
      </w:r>
      <w:r w:rsidRPr="00656AA4">
        <w:rPr>
          <w:rFonts w:asciiTheme="minorHAnsi" w:eastAsia="Times New Roman" w:hAnsiTheme="minorHAnsi" w:cstheme="minorHAnsi"/>
          <w:b/>
          <w:bCs/>
          <w:color w:val="1F1F1F"/>
          <w:sz w:val="24"/>
          <w:szCs w:val="24"/>
          <w:bdr w:val="none" w:sz="0" w:space="0" w:color="auto" w:frame="1"/>
        </w:rPr>
        <w:t>Policy Resilience</w:t>
      </w:r>
      <w:r w:rsidRPr="00656AA4">
        <w:rPr>
          <w:rFonts w:asciiTheme="minorHAnsi" w:eastAsia="Times New Roman" w:hAnsiTheme="minorHAnsi" w:cstheme="minorHAnsi"/>
          <w:color w:val="1F1F1F"/>
          <w:sz w:val="24"/>
          <w:szCs w:val="24"/>
        </w:rPr>
        <w:t xml:space="preserve"> against extreme, non-linear events.</w:t>
      </w:r>
      <w:r w:rsidRPr="00656AA4">
        <w:rPr>
          <w:rFonts w:asciiTheme="minorHAnsi" w:eastAsia="Times New Roman" w:hAnsiTheme="minorHAnsi" w:cstheme="minorHAnsi"/>
          <w:color w:val="1F1F1F"/>
          <w:sz w:val="24"/>
          <w:szCs w:val="24"/>
        </w:rPr>
        <w:br/>
      </w:r>
    </w:p>
    <w:p w14:paraId="21DC2E86" w14:textId="77777777" w:rsidR="00886A50" w:rsidRPr="00656AA4" w:rsidRDefault="00886A50">
      <w:pPr>
        <w:numPr>
          <w:ilvl w:val="0"/>
          <w:numId w:val="15"/>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Sensitivity Analysis (Tornado Testing):</w:t>
      </w:r>
      <w:r w:rsidRPr="00656AA4">
        <w:rPr>
          <w:rFonts w:asciiTheme="minorHAnsi" w:eastAsia="Times New Roman" w:hAnsiTheme="minorHAnsi" w:cstheme="minorHAnsi"/>
          <w:color w:val="1F1F1F"/>
          <w:sz w:val="24"/>
          <w:szCs w:val="24"/>
        </w:rPr>
        <w:t xml:space="preserve"> The system automatically varies one input (e.g., a 200bps interest rate hike) while keeping others constant to identify which variable has the most volatile impact on homeownership.</w:t>
      </w:r>
      <w:r w:rsidRPr="00656AA4">
        <w:rPr>
          <w:rFonts w:asciiTheme="minorHAnsi" w:eastAsia="Times New Roman" w:hAnsiTheme="minorHAnsi" w:cstheme="minorHAnsi"/>
          <w:color w:val="1F1F1F"/>
          <w:sz w:val="24"/>
          <w:szCs w:val="24"/>
        </w:rPr>
        <w:br/>
      </w:r>
    </w:p>
    <w:p w14:paraId="16F19490" w14:textId="77777777" w:rsidR="00886A50" w:rsidRPr="00656AA4" w:rsidRDefault="00886A50">
      <w:pPr>
        <w:numPr>
          <w:ilvl w:val="0"/>
          <w:numId w:val="15"/>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Scenario-Based "Perfect Storms":</w:t>
      </w:r>
      <w:r w:rsidRPr="00656AA4">
        <w:rPr>
          <w:rFonts w:asciiTheme="minorHAnsi" w:eastAsia="Times New Roman" w:hAnsiTheme="minorHAnsi" w:cstheme="minorHAnsi"/>
          <w:color w:val="1F1F1F"/>
          <w:sz w:val="24"/>
          <w:szCs w:val="24"/>
        </w:rPr>
        <w:t xml:space="preserve"> Combinations of adverse events are modeled simultaneously—for example, a simultaneous global supply chain disruption (material costs up 40%) paired with a local economic slowdown (GDP growth stalls).</w:t>
      </w:r>
      <w:r w:rsidRPr="00656AA4">
        <w:rPr>
          <w:rFonts w:asciiTheme="minorHAnsi" w:eastAsia="Times New Roman" w:hAnsiTheme="minorHAnsi" w:cstheme="minorHAnsi"/>
          <w:color w:val="1F1F1F"/>
          <w:sz w:val="24"/>
          <w:szCs w:val="24"/>
        </w:rPr>
        <w:br/>
      </w:r>
    </w:p>
    <w:p w14:paraId="4CDD0F89" w14:textId="77777777" w:rsidR="00886A50" w:rsidRPr="00656AA4" w:rsidRDefault="00886A50">
      <w:pPr>
        <w:numPr>
          <w:ilvl w:val="0"/>
          <w:numId w:val="15"/>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Regional Stress Testing:</w:t>
      </w:r>
      <w:r w:rsidRPr="00656AA4">
        <w:rPr>
          <w:rFonts w:asciiTheme="minorHAnsi" w:eastAsia="Times New Roman" w:hAnsiTheme="minorHAnsi" w:cstheme="minorHAnsi"/>
          <w:color w:val="1F1F1F"/>
          <w:sz w:val="24"/>
          <w:szCs w:val="24"/>
        </w:rPr>
        <w:t xml:space="preserve"> The simulation must allow for "Geographic Fencing." A policy that works for Riyadh might fail in the Northern Border region due to differing land values or developer concentrations.</w:t>
      </w:r>
    </w:p>
    <w:p w14:paraId="57A9CF96" w14:textId="77777777" w:rsidR="00886A50" w:rsidRPr="00656AA4" w:rsidRDefault="00886A50">
      <w:pPr>
        <w:numPr>
          <w:ilvl w:val="0"/>
          <w:numId w:val="15"/>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Stochastic Modeling (Monte Carlo):</w:t>
      </w:r>
      <w:r w:rsidRPr="00656AA4">
        <w:rPr>
          <w:rFonts w:asciiTheme="minorHAnsi" w:eastAsia="Times New Roman" w:hAnsiTheme="minorHAnsi" w:cstheme="minorHAnsi"/>
          <w:color w:val="1F1F1F"/>
          <w:sz w:val="24"/>
          <w:szCs w:val="24"/>
        </w:rPr>
        <w:t xml:space="preserve"> Running the simulation 10,000+ times with random variations in market behavior to identify the "Probability of Policy Failure."</w:t>
      </w:r>
      <w:r w:rsidRPr="00656AA4">
        <w:rPr>
          <w:rFonts w:asciiTheme="minorHAnsi" w:eastAsia="Times New Roman" w:hAnsiTheme="minorHAnsi" w:cstheme="minorHAnsi"/>
          <w:color w:val="1F1F1F"/>
          <w:sz w:val="24"/>
          <w:szCs w:val="24"/>
        </w:rPr>
        <w:br/>
      </w:r>
    </w:p>
    <w:p w14:paraId="288D9F03"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4"/>
          <w:szCs w:val="24"/>
        </w:rPr>
        <w:t>C. The Assessment Protocol (The Policy Audit)</w:t>
      </w:r>
    </w:p>
    <w:p w14:paraId="5C19F0AF" w14:textId="77777777" w:rsidR="00886A50" w:rsidRPr="00656AA4" w:rsidRDefault="00886A50" w:rsidP="00886A50">
      <w:pPr>
        <w:spacing w:after="120"/>
        <w:ind w:firstLine="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The "Assessment Layer" evaluates the output against three primary benchmarks:</w:t>
      </w:r>
    </w:p>
    <w:p w14:paraId="6A33450F" w14:textId="77777777" w:rsidR="00886A50" w:rsidRPr="00656AA4" w:rsidRDefault="00886A50">
      <w:pPr>
        <w:numPr>
          <w:ilvl w:val="0"/>
          <w:numId w:val="16"/>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Vision 2030 Alignment Score:</w:t>
      </w:r>
      <w:r w:rsidRPr="00656AA4">
        <w:rPr>
          <w:rFonts w:asciiTheme="minorHAnsi" w:eastAsia="Times New Roman" w:hAnsiTheme="minorHAnsi" w:cstheme="minorHAnsi"/>
          <w:color w:val="1F1F1F"/>
          <w:sz w:val="24"/>
          <w:szCs w:val="24"/>
        </w:rPr>
        <w:t xml:space="preserve"> A quantitative score indicating how much closer the policy moves the Kingdom to the </w:t>
      </w:r>
      <w:r w:rsidRPr="00656AA4">
        <w:rPr>
          <w:rFonts w:asciiTheme="minorHAnsi" w:eastAsia="Times New Roman" w:hAnsiTheme="minorHAnsi" w:cstheme="minorHAnsi"/>
          <w:b/>
          <w:bCs/>
          <w:color w:val="1F1F1F"/>
          <w:sz w:val="24"/>
          <w:szCs w:val="24"/>
          <w:bdr w:val="none" w:sz="0" w:space="0" w:color="auto" w:frame="1"/>
        </w:rPr>
        <w:t>70% homeownership target</w:t>
      </w:r>
      <w:r w:rsidRPr="00656AA4">
        <w:rPr>
          <w:rFonts w:asciiTheme="minorHAnsi" w:eastAsia="Times New Roman" w:hAnsiTheme="minorHAnsi" w:cstheme="minorHAnsi"/>
          <w:color w:val="1F1F1F"/>
          <w:sz w:val="24"/>
          <w:szCs w:val="24"/>
        </w:rPr>
        <w:t xml:space="preserve"> and other National Transformation Program (NTP) KPIs.</w:t>
      </w:r>
      <w:r w:rsidRPr="00656AA4">
        <w:rPr>
          <w:rFonts w:asciiTheme="minorHAnsi" w:eastAsia="Times New Roman" w:hAnsiTheme="minorHAnsi" w:cstheme="minorHAnsi"/>
          <w:color w:val="1F1F1F"/>
          <w:sz w:val="24"/>
          <w:szCs w:val="24"/>
        </w:rPr>
        <w:br/>
      </w:r>
    </w:p>
    <w:p w14:paraId="4BED4856" w14:textId="77777777" w:rsidR="00886A50" w:rsidRPr="00656AA4" w:rsidRDefault="00886A50">
      <w:pPr>
        <w:numPr>
          <w:ilvl w:val="0"/>
          <w:numId w:val="16"/>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Fiscal Impact Analysis:</w:t>
      </w:r>
      <w:r w:rsidRPr="00656AA4">
        <w:rPr>
          <w:rFonts w:asciiTheme="minorHAnsi" w:eastAsia="Times New Roman" w:hAnsiTheme="minorHAnsi" w:cstheme="minorHAnsi"/>
          <w:color w:val="1F1F1F"/>
          <w:sz w:val="24"/>
          <w:szCs w:val="24"/>
        </w:rPr>
        <w:t xml:space="preserve"> A calculation of the Net Present Value (NPV) to the government. Does the policy generate long-term economic activity (GDP contribution) that outweighs the immediate cost of incentives?</w:t>
      </w:r>
      <w:r w:rsidRPr="00656AA4">
        <w:rPr>
          <w:rFonts w:asciiTheme="minorHAnsi" w:eastAsia="Times New Roman" w:hAnsiTheme="minorHAnsi" w:cstheme="minorHAnsi"/>
          <w:color w:val="1F1F1F"/>
          <w:sz w:val="24"/>
          <w:szCs w:val="24"/>
        </w:rPr>
        <w:br/>
      </w:r>
    </w:p>
    <w:p w14:paraId="68FCD6B1" w14:textId="77777777" w:rsidR="00886A50" w:rsidRPr="00656AA4" w:rsidRDefault="00886A50">
      <w:pPr>
        <w:numPr>
          <w:ilvl w:val="0"/>
          <w:numId w:val="16"/>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Social Equity Impact:</w:t>
      </w:r>
      <w:r w:rsidRPr="00656AA4">
        <w:rPr>
          <w:rFonts w:asciiTheme="minorHAnsi" w:eastAsia="Times New Roman" w:hAnsiTheme="minorHAnsi" w:cstheme="minorHAnsi"/>
          <w:color w:val="1F1F1F"/>
          <w:sz w:val="24"/>
          <w:szCs w:val="24"/>
        </w:rPr>
        <w:t xml:space="preserve"> An assessment of how the policy affects different "Audience Segments" or income deciles. Does it inadvertently favor high-income earners while pricing out the middle class?</w:t>
      </w:r>
      <w:r w:rsidRPr="00656AA4">
        <w:rPr>
          <w:rFonts w:asciiTheme="minorHAnsi" w:eastAsia="Times New Roman" w:hAnsiTheme="minorHAnsi" w:cstheme="minorHAnsi"/>
          <w:color w:val="1F1F1F"/>
          <w:sz w:val="24"/>
          <w:szCs w:val="24"/>
        </w:rPr>
        <w:br/>
      </w:r>
    </w:p>
    <w:p w14:paraId="46C54122" w14:textId="77777777" w:rsidR="00886A50" w:rsidRPr="00656AA4" w:rsidRDefault="00886A50">
      <w:pPr>
        <w:numPr>
          <w:ilvl w:val="0"/>
          <w:numId w:val="16"/>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Explainability Audit:</w:t>
      </w:r>
      <w:r w:rsidRPr="00656AA4">
        <w:rPr>
          <w:rFonts w:asciiTheme="minorHAnsi" w:eastAsia="Times New Roman" w:hAnsiTheme="minorHAnsi" w:cstheme="minorHAnsi"/>
          <w:color w:val="1F1F1F"/>
          <w:sz w:val="24"/>
          <w:szCs w:val="24"/>
        </w:rPr>
        <w:t xml:space="preserve"> The AI must provide a "Traceability Path," explaining exactly </w:t>
      </w:r>
      <w:r w:rsidRPr="00656AA4">
        <w:rPr>
          <w:rFonts w:asciiTheme="minorHAnsi" w:eastAsia="Times New Roman" w:hAnsiTheme="minorHAnsi" w:cstheme="minorHAnsi"/>
          <w:i/>
          <w:iCs/>
          <w:color w:val="1F1F1F"/>
          <w:sz w:val="24"/>
          <w:szCs w:val="24"/>
          <w:bdr w:val="none" w:sz="0" w:space="0" w:color="auto" w:frame="1"/>
        </w:rPr>
        <w:t>why</w:t>
      </w:r>
      <w:r w:rsidRPr="00656AA4">
        <w:rPr>
          <w:rFonts w:asciiTheme="minorHAnsi" w:eastAsia="Times New Roman" w:hAnsiTheme="minorHAnsi" w:cstheme="minorHAnsi"/>
          <w:color w:val="1F1F1F"/>
          <w:sz w:val="24"/>
          <w:szCs w:val="24"/>
        </w:rPr>
        <w:t xml:space="preserve"> the simulation resulted in a specific outcome (e.g., "The land tax increase was offset by a rise in SIBOR, resulting in net-zero supply growth").</w:t>
      </w:r>
    </w:p>
    <w:p w14:paraId="1860805C" w14:textId="77777777" w:rsidR="00886A50" w:rsidRPr="00656AA4" w:rsidRDefault="00886A50" w:rsidP="00886A50">
      <w:pPr>
        <w:ind w:left="720"/>
        <w:rPr>
          <w:rFonts w:asciiTheme="minorHAnsi" w:eastAsia="Times New Roman" w:hAnsiTheme="minorHAnsi" w:cstheme="minorHAnsi"/>
          <w:color w:val="1F1F1F"/>
          <w:sz w:val="24"/>
          <w:szCs w:val="24"/>
        </w:rPr>
      </w:pPr>
    </w:p>
    <w:p w14:paraId="4928F614"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4"/>
          <w:szCs w:val="24"/>
        </w:rPr>
        <w:t>D. Defining "Simulation Success"</w:t>
      </w:r>
    </w:p>
    <w:p w14:paraId="437540FF" w14:textId="77777777" w:rsidR="00886A50" w:rsidRPr="00656AA4" w:rsidRDefault="00886A50" w:rsidP="00886A50">
      <w:pPr>
        <w:ind w:firstLine="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 xml:space="preserve">A simulation is deemed </w:t>
      </w:r>
      <w:r w:rsidRPr="00656AA4">
        <w:rPr>
          <w:rFonts w:asciiTheme="minorHAnsi" w:eastAsia="Times New Roman" w:hAnsiTheme="minorHAnsi" w:cstheme="minorHAnsi"/>
          <w:b/>
          <w:bCs/>
          <w:color w:val="1F1F1F"/>
          <w:sz w:val="24"/>
          <w:szCs w:val="24"/>
          <w:bdr w:val="none" w:sz="0" w:space="0" w:color="auto" w:frame="1"/>
        </w:rPr>
        <w:t>successful</w:t>
      </w:r>
      <w:r w:rsidRPr="00656AA4">
        <w:rPr>
          <w:rFonts w:asciiTheme="minorHAnsi" w:eastAsia="Times New Roman" w:hAnsiTheme="minorHAnsi" w:cstheme="minorHAnsi"/>
          <w:color w:val="1F1F1F"/>
          <w:sz w:val="24"/>
          <w:szCs w:val="24"/>
        </w:rPr>
        <w:t xml:space="preserve"> when it meets the following validity gates, regardless of whether the simulated policy itself is "good" or "bad":</w:t>
      </w:r>
      <w:r w:rsidRPr="00656AA4">
        <w:rPr>
          <w:rFonts w:asciiTheme="minorHAnsi" w:eastAsia="Times New Roman" w:hAnsiTheme="minorHAnsi" w:cstheme="minorHAnsi"/>
          <w:color w:val="1F1F1F"/>
          <w:sz w:val="24"/>
          <w:szCs w:val="24"/>
        </w:rPr>
        <w:br/>
      </w:r>
    </w:p>
    <w:p w14:paraId="044B476A" w14:textId="77777777" w:rsidR="00886A50" w:rsidRPr="00656AA4" w:rsidRDefault="00886A50">
      <w:pPr>
        <w:numPr>
          <w:ilvl w:val="0"/>
          <w:numId w:val="17"/>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Computational Convergence:</w:t>
      </w:r>
      <w:r w:rsidRPr="00656AA4">
        <w:rPr>
          <w:rFonts w:asciiTheme="minorHAnsi" w:eastAsia="Times New Roman" w:hAnsiTheme="minorHAnsi" w:cstheme="minorHAnsi"/>
          <w:color w:val="1F1F1F"/>
          <w:sz w:val="24"/>
          <w:szCs w:val="24"/>
        </w:rPr>
        <w:t xml:space="preserve"> The model must reach a stable state where agents (citizens, banks, developers) reach an equilibrium without the system crashing or producing infinite loops.</w:t>
      </w:r>
      <w:r w:rsidRPr="00656AA4">
        <w:rPr>
          <w:rFonts w:asciiTheme="minorHAnsi" w:eastAsia="Times New Roman" w:hAnsiTheme="minorHAnsi" w:cstheme="minorHAnsi"/>
          <w:color w:val="1F1F1F"/>
          <w:sz w:val="24"/>
          <w:szCs w:val="24"/>
        </w:rPr>
        <w:br/>
      </w:r>
    </w:p>
    <w:p w14:paraId="56FF59A4" w14:textId="77777777" w:rsidR="00886A50" w:rsidRPr="00656AA4" w:rsidRDefault="00886A50">
      <w:pPr>
        <w:numPr>
          <w:ilvl w:val="0"/>
          <w:numId w:val="17"/>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Predictive Plausibility (Back-Testing):</w:t>
      </w:r>
      <w:r w:rsidRPr="00656AA4">
        <w:rPr>
          <w:rFonts w:asciiTheme="minorHAnsi" w:eastAsia="Times New Roman" w:hAnsiTheme="minorHAnsi" w:cstheme="minorHAnsi"/>
          <w:color w:val="1F1F1F"/>
          <w:sz w:val="24"/>
          <w:szCs w:val="24"/>
        </w:rPr>
        <w:t xml:space="preserve"> When historical data from the last five years is fed into the engine, it must be able to "predict" the actual historical outcome with a high degree of </w:t>
      </w:r>
      <w:r w:rsidRPr="00656AA4">
        <w:rPr>
          <w:rFonts w:asciiTheme="minorHAnsi" w:eastAsia="Times New Roman" w:hAnsiTheme="minorHAnsi" w:cstheme="minorHAnsi"/>
          <w:color w:val="1F1F1F"/>
          <w:sz w:val="24"/>
          <w:szCs w:val="24"/>
        </w:rPr>
        <w:lastRenderedPageBreak/>
        <w:t>statistical accuracy (e.g., &gt;90%).</w:t>
      </w:r>
      <w:r w:rsidRPr="00656AA4">
        <w:rPr>
          <w:rFonts w:asciiTheme="minorHAnsi" w:eastAsia="Times New Roman" w:hAnsiTheme="minorHAnsi" w:cstheme="minorHAnsi"/>
          <w:color w:val="1F1F1F"/>
          <w:sz w:val="24"/>
          <w:szCs w:val="24"/>
        </w:rPr>
        <w:br/>
      </w:r>
    </w:p>
    <w:p w14:paraId="1D1EC1E5" w14:textId="77777777" w:rsidR="00886A50" w:rsidRPr="00656AA4" w:rsidRDefault="00886A50">
      <w:pPr>
        <w:numPr>
          <w:ilvl w:val="0"/>
          <w:numId w:val="17"/>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Traceability &amp; Explainability:</w:t>
      </w:r>
      <w:r w:rsidRPr="00656AA4">
        <w:rPr>
          <w:rFonts w:asciiTheme="minorHAnsi" w:eastAsia="Times New Roman" w:hAnsiTheme="minorHAnsi" w:cstheme="minorHAnsi"/>
          <w:color w:val="1F1F1F"/>
          <w:sz w:val="24"/>
          <w:szCs w:val="24"/>
        </w:rPr>
        <w:t xml:space="preserve"> A simulation is only successful if it can be "interrogated." Users must be able to click on any result and see the underlying logic and data sources that led to that conclusion.</w:t>
      </w:r>
      <w:r w:rsidRPr="00656AA4">
        <w:rPr>
          <w:rFonts w:asciiTheme="minorHAnsi" w:eastAsia="Times New Roman" w:hAnsiTheme="minorHAnsi" w:cstheme="minorHAnsi"/>
          <w:color w:val="1F1F1F"/>
          <w:sz w:val="24"/>
          <w:szCs w:val="24"/>
        </w:rPr>
        <w:br/>
      </w:r>
    </w:p>
    <w:p w14:paraId="40013573" w14:textId="77777777" w:rsidR="00886A50" w:rsidRPr="00656AA4" w:rsidRDefault="00886A50">
      <w:pPr>
        <w:numPr>
          <w:ilvl w:val="0"/>
          <w:numId w:val="17"/>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Actionable Delta:</w:t>
      </w:r>
      <w:r w:rsidRPr="00656AA4">
        <w:rPr>
          <w:rFonts w:asciiTheme="minorHAnsi" w:eastAsia="Times New Roman" w:hAnsiTheme="minorHAnsi" w:cstheme="minorHAnsi"/>
          <w:color w:val="1F1F1F"/>
          <w:sz w:val="24"/>
          <w:szCs w:val="24"/>
        </w:rPr>
        <w:t xml:space="preserve"> The simulation must produce a measurable difference from the "Baseline/Status Quo" scenario. If the simulation cannot distinguish the impact of a new policy from doing nothing, it has failed to provide decision-support value.</w:t>
      </w:r>
    </w:p>
    <w:p w14:paraId="096C4CA8" w14:textId="77777777" w:rsidR="00886A50" w:rsidRPr="00656AA4" w:rsidRDefault="00886A50" w:rsidP="00886A50">
      <w:pPr>
        <w:pStyle w:val="Bullet2"/>
        <w:numPr>
          <w:ilvl w:val="0"/>
          <w:numId w:val="0"/>
        </w:numPr>
        <w:ind w:left="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br/>
      </w:r>
    </w:p>
    <w:p w14:paraId="1AC56E46"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Policy Assessment Criteria (Artifact 4.0)</w:t>
      </w:r>
    </w:p>
    <w:p w14:paraId="23243179"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sz w:val="24"/>
          <w:szCs w:val="24"/>
          <w:lang w:val="en-US"/>
        </w:rPr>
        <w:t>Policies are scored using the following matrix:</w:t>
      </w:r>
    </w:p>
    <w:p w14:paraId="3E8AB1B8"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p>
    <w:tbl>
      <w:tblPr>
        <w:tblW w:w="0" w:type="auto"/>
        <w:tblCellSpacing w:w="15" w:type="dxa"/>
        <w:tblCellMar>
          <w:left w:w="0" w:type="dxa"/>
          <w:right w:w="0" w:type="dxa"/>
        </w:tblCellMar>
        <w:tblLook w:val="04A0" w:firstRow="1" w:lastRow="0" w:firstColumn="1" w:lastColumn="0" w:noHBand="0" w:noVBand="1"/>
      </w:tblPr>
      <w:tblGrid>
        <w:gridCol w:w="2904"/>
        <w:gridCol w:w="5163"/>
        <w:gridCol w:w="1997"/>
      </w:tblGrid>
      <w:tr w:rsidR="00886A50" w:rsidRPr="00656AA4" w14:paraId="2C693398" w14:textId="77777777" w:rsidTr="00E71A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D0B39D"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Metric</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876ABA"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Measurement Goal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4160923"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Data Source</w:t>
            </w:r>
          </w:p>
        </w:tc>
      </w:tr>
      <w:tr w:rsidR="00886A50" w:rsidRPr="00656AA4" w14:paraId="0FE6B2FE"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AED2AAE" w14:textId="77777777" w:rsidR="00886A50" w:rsidRPr="00656AA4" w:rsidRDefault="00886A50" w:rsidP="00E71A6A">
            <w:pPr>
              <w:pStyle w:val="Bullet2"/>
              <w:numPr>
                <w:ilvl w:val="0"/>
                <w:numId w:val="0"/>
              </w:numPr>
              <w:ind w:left="720" w:hanging="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Vision 2030 Alignment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578B3498"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Policy Outcome fulfills 15% goals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126D8DD4"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Manual</w:t>
            </w:r>
          </w:p>
        </w:tc>
      </w:tr>
      <w:tr w:rsidR="00886A50" w:rsidRPr="00656AA4" w14:paraId="3065BBF2"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06D7DDC" w14:textId="77777777" w:rsidR="00886A50" w:rsidRPr="00656AA4" w:rsidRDefault="00886A50" w:rsidP="00E71A6A">
            <w:pPr>
              <w:pStyle w:val="Bullet2"/>
              <w:numPr>
                <w:ilvl w:val="0"/>
                <w:numId w:val="0"/>
              </w:numPr>
              <w:ind w:left="720" w:hanging="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National Stability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2382349E"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Enhance community safety &amp; security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5529671E"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Manual</w:t>
            </w:r>
          </w:p>
        </w:tc>
      </w:tr>
      <w:tr w:rsidR="00886A50" w:rsidRPr="00656AA4" w14:paraId="71F2A89F"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9E808C8" w14:textId="77777777" w:rsidR="00886A50" w:rsidRPr="00656AA4" w:rsidRDefault="00886A50" w:rsidP="00E71A6A">
            <w:pPr>
              <w:pStyle w:val="Bullet2"/>
              <w:numPr>
                <w:ilvl w:val="0"/>
                <w:numId w:val="0"/>
              </w:numPr>
              <w:ind w:left="720" w:hanging="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t>Economic Development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65A5C0A3"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GDP growth by 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22DC2135"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Manual</w:t>
            </w:r>
          </w:p>
        </w:tc>
      </w:tr>
      <w:tr w:rsidR="00886A50" w:rsidRPr="00656AA4" w14:paraId="21B6CF19"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3BC8B6"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Affordability Index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8FA5CA"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Price-to-Income ratio targeting &lt; 5x</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ED80EA6" w14:textId="77777777" w:rsidR="00886A50" w:rsidRPr="00656AA4" w:rsidRDefault="00886A50" w:rsidP="00E71A6A">
            <w:pPr>
              <w:pStyle w:val="Bullet2"/>
              <w:numPr>
                <w:ilvl w:val="0"/>
                <w:numId w:val="0"/>
              </w:numPr>
              <w:ind w:left="720" w:hanging="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GASTAT / SAMA</w:t>
            </w:r>
          </w:p>
        </w:tc>
      </w:tr>
      <w:tr w:rsidR="00886A50" w:rsidRPr="00656AA4" w14:paraId="66AA389C"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33AEEC"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Homeownership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CA8075"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Delta increase toward 70%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AED18E" w14:textId="77777777" w:rsidR="00886A50" w:rsidRPr="00656AA4" w:rsidRDefault="00886A50" w:rsidP="00E71A6A">
            <w:pPr>
              <w:pStyle w:val="Bullet2"/>
              <w:numPr>
                <w:ilvl w:val="0"/>
                <w:numId w:val="0"/>
              </w:numPr>
              <w:ind w:left="720" w:hanging="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MOMAH Records</w:t>
            </w:r>
          </w:p>
        </w:tc>
      </w:tr>
      <w:tr w:rsidR="00886A50" w:rsidRPr="00656AA4" w14:paraId="336A35D6"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4A949C"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Fiscal Impact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3F9A3"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Net cost to the treasury over 10 years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FFCE1AB" w14:textId="77777777" w:rsidR="00886A50" w:rsidRPr="00656AA4" w:rsidRDefault="00886A50" w:rsidP="00E71A6A">
            <w:pPr>
              <w:pStyle w:val="Bullet2"/>
              <w:numPr>
                <w:ilvl w:val="0"/>
                <w:numId w:val="0"/>
              </w:numPr>
              <w:ind w:left="720" w:hanging="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MoF / Budgeting</w:t>
            </w:r>
          </w:p>
        </w:tc>
      </w:tr>
      <w:tr w:rsidR="00886A50" w:rsidRPr="00656AA4" w14:paraId="5C7B8913"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A02EFB"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b/>
                <w:bCs/>
                <w:sz w:val="24"/>
                <w:szCs w:val="24"/>
                <w:lang w:val="en-US"/>
              </w:rPr>
              <w:t>Supply Velocity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371DA9"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Days from permit to market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579CB5C" w14:textId="77777777" w:rsidR="00886A50" w:rsidRPr="00656AA4" w:rsidRDefault="00886A50" w:rsidP="00E71A6A">
            <w:pPr>
              <w:pStyle w:val="Bullet2"/>
              <w:numPr>
                <w:ilvl w:val="0"/>
                <w:numId w:val="0"/>
              </w:numPr>
              <w:ind w:left="720" w:hanging="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Municipal Data</w:t>
            </w:r>
          </w:p>
        </w:tc>
      </w:tr>
      <w:tr w:rsidR="00886A50" w:rsidRPr="00656AA4" w14:paraId="643895BD"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0A467319" w14:textId="77777777" w:rsidR="00886A50" w:rsidRPr="00656AA4" w:rsidRDefault="00886A50" w:rsidP="00E71A6A">
            <w:pPr>
              <w:pStyle w:val="Bullet2"/>
              <w:numPr>
                <w:ilvl w:val="0"/>
                <w:numId w:val="0"/>
              </w:numPr>
              <w:ind w:left="720" w:hanging="360"/>
              <w:rPr>
                <w:rFonts w:asciiTheme="minorHAnsi" w:hAnsiTheme="minorHAnsi" w:cstheme="minorHAnsi"/>
                <w:b/>
                <w:bCs/>
                <w:sz w:val="24"/>
                <w:szCs w:val="24"/>
                <w:lang w:val="en-US"/>
              </w:rPr>
            </w:pPr>
            <w:r w:rsidRPr="00656AA4">
              <w:rPr>
                <w:rFonts w:asciiTheme="minorHAnsi" w:hAnsiTheme="minorHAnsi" w:cstheme="minorHAnsi"/>
                <w:b/>
                <w:bCs/>
                <w:sz w:val="24"/>
                <w:szCs w:val="24"/>
                <w:lang w:val="en-US"/>
              </w:rPr>
              <w:lastRenderedPageBreak/>
              <w:t>Interdependency Mapping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BBA4DB7" w14:textId="77777777" w:rsidR="00886A50" w:rsidRPr="00656AA4" w:rsidRDefault="00886A50" w:rsidP="00E71A6A">
            <w:pPr>
              <w:pStyle w:val="Bullet2"/>
              <w:numPr>
                <w:ilvl w:val="0"/>
                <w:numId w:val="0"/>
              </w:numPr>
              <w:ind w:left="720" w:hanging="360"/>
              <w:rPr>
                <w:rFonts w:asciiTheme="minorHAnsi" w:hAnsiTheme="minorHAnsi" w:cstheme="minorHAnsi"/>
                <w:sz w:val="24"/>
                <w:szCs w:val="24"/>
                <w:lang w:val="en-US"/>
              </w:rPr>
            </w:pPr>
            <w:r w:rsidRPr="00656AA4">
              <w:rPr>
                <w:rFonts w:asciiTheme="minorHAnsi" w:hAnsiTheme="minorHAnsi" w:cstheme="minorHAnsi"/>
                <w:sz w:val="24"/>
                <w:szCs w:val="24"/>
                <w:lang w:val="en-US"/>
              </w:rPr>
              <w:t>Identify “Ripple Effect” – how one policy may impact other sectors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54431D5" w14:textId="77777777" w:rsidR="00886A50" w:rsidRPr="00656AA4" w:rsidRDefault="00886A50" w:rsidP="00E71A6A">
            <w:pPr>
              <w:pStyle w:val="Bullet2"/>
              <w:numPr>
                <w:ilvl w:val="0"/>
                <w:numId w:val="0"/>
              </w:numPr>
              <w:ind w:left="720" w:hanging="360"/>
              <w:jc w:val="left"/>
              <w:rPr>
                <w:rFonts w:asciiTheme="minorHAnsi" w:hAnsiTheme="minorHAnsi" w:cstheme="minorHAnsi"/>
                <w:sz w:val="24"/>
                <w:szCs w:val="24"/>
                <w:lang w:val="en-US"/>
              </w:rPr>
            </w:pPr>
            <w:r w:rsidRPr="00656AA4">
              <w:rPr>
                <w:rFonts w:asciiTheme="minorHAnsi" w:hAnsiTheme="minorHAnsi" w:cstheme="minorHAnsi"/>
                <w:sz w:val="24"/>
                <w:szCs w:val="24"/>
                <w:lang w:val="en-US"/>
              </w:rPr>
              <w:t>MOMAH Records</w:t>
            </w:r>
          </w:p>
        </w:tc>
      </w:tr>
    </w:tbl>
    <w:p w14:paraId="69D559EF" w14:textId="77777777" w:rsidR="00886A50" w:rsidRPr="00656AA4" w:rsidRDefault="00886A50" w:rsidP="00886A50">
      <w:pPr>
        <w:pStyle w:val="Bullet2"/>
        <w:numPr>
          <w:ilvl w:val="0"/>
          <w:numId w:val="0"/>
        </w:numPr>
        <w:rPr>
          <w:rFonts w:asciiTheme="minorHAnsi" w:hAnsiTheme="minorHAnsi" w:cstheme="minorHAnsi"/>
          <w:sz w:val="24"/>
          <w:szCs w:val="24"/>
          <w:lang w:val="en-US"/>
        </w:rPr>
      </w:pPr>
    </w:p>
    <w:p w14:paraId="38E823B4" w14:textId="77777777" w:rsidR="00886A50" w:rsidRPr="00656AA4" w:rsidRDefault="00886A50" w:rsidP="00886A50">
      <w:pPr>
        <w:spacing w:after="120"/>
        <w:outlineLvl w:val="2"/>
        <w:rPr>
          <w:rFonts w:asciiTheme="minorHAnsi" w:eastAsia="Times New Roman" w:hAnsiTheme="minorHAnsi" w:cstheme="minorHAnsi"/>
          <w:b/>
          <w:bCs/>
          <w:color w:val="1F1F1F"/>
          <w:sz w:val="24"/>
          <w:szCs w:val="24"/>
        </w:rPr>
      </w:pPr>
    </w:p>
    <w:p w14:paraId="3CAE9039"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Risk Escalation (5.0)</w:t>
      </w:r>
    </w:p>
    <w:p w14:paraId="0FDFC0C3" w14:textId="77777777" w:rsidR="00886A50" w:rsidRPr="00656AA4" w:rsidRDefault="00886A50" w:rsidP="00886A50">
      <w:pPr>
        <w:ind w:left="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 xml:space="preserve">To ensure the </w:t>
      </w:r>
      <w:r w:rsidRPr="00656AA4">
        <w:rPr>
          <w:rFonts w:asciiTheme="minorHAnsi" w:eastAsia="Times New Roman" w:hAnsiTheme="minorHAnsi" w:cstheme="minorHAnsi"/>
          <w:b/>
          <w:bCs/>
          <w:color w:val="1F1F1F"/>
          <w:sz w:val="24"/>
          <w:szCs w:val="24"/>
          <w:bdr w:val="none" w:sz="0" w:space="0" w:color="auto" w:frame="1"/>
        </w:rPr>
        <w:t>Policy AI Lab</w:t>
      </w:r>
      <w:r w:rsidRPr="00656AA4">
        <w:rPr>
          <w:rFonts w:asciiTheme="minorHAnsi" w:eastAsia="Times New Roman" w:hAnsiTheme="minorHAnsi" w:cstheme="minorHAnsi"/>
          <w:color w:val="1F1F1F"/>
          <w:sz w:val="24"/>
          <w:szCs w:val="24"/>
        </w:rPr>
        <w:t xml:space="preserve"> provides actionable governance rather than just data, the system must include a rigorous </w:t>
      </w:r>
      <w:r w:rsidRPr="00656AA4">
        <w:rPr>
          <w:rFonts w:asciiTheme="minorHAnsi" w:eastAsia="Times New Roman" w:hAnsiTheme="minorHAnsi" w:cstheme="minorHAnsi"/>
          <w:b/>
          <w:bCs/>
          <w:color w:val="1F1F1F"/>
          <w:sz w:val="24"/>
          <w:szCs w:val="24"/>
          <w:bdr w:val="none" w:sz="0" w:space="0" w:color="auto" w:frame="1"/>
        </w:rPr>
        <w:t>Policy Risk &amp; Escalation Framework</w:t>
      </w:r>
      <w:r w:rsidRPr="00656AA4">
        <w:rPr>
          <w:rFonts w:asciiTheme="minorHAnsi" w:eastAsia="Times New Roman" w:hAnsiTheme="minorHAnsi" w:cstheme="minorHAnsi"/>
          <w:color w:val="1F1F1F"/>
          <w:sz w:val="24"/>
          <w:szCs w:val="24"/>
        </w:rPr>
        <w:t xml:space="preserve">. This framework defines when a simulation indicates that a current policy is "failing" or drifting from </w:t>
      </w:r>
      <w:r w:rsidRPr="00656AA4">
        <w:rPr>
          <w:rFonts w:asciiTheme="minorHAnsi" w:eastAsia="Times New Roman" w:hAnsiTheme="minorHAnsi" w:cstheme="minorHAnsi"/>
          <w:b/>
          <w:bCs/>
          <w:color w:val="1F1F1F"/>
          <w:sz w:val="24"/>
          <w:szCs w:val="24"/>
          <w:bdr w:val="none" w:sz="0" w:space="0" w:color="auto" w:frame="1"/>
        </w:rPr>
        <w:t>Vision 2030</w:t>
      </w:r>
      <w:r w:rsidRPr="00656AA4">
        <w:rPr>
          <w:rFonts w:asciiTheme="minorHAnsi" w:eastAsia="Times New Roman" w:hAnsiTheme="minorHAnsi" w:cstheme="minorHAnsi"/>
          <w:color w:val="1F1F1F"/>
          <w:sz w:val="24"/>
          <w:szCs w:val="24"/>
        </w:rPr>
        <w:t xml:space="preserve"> targets, triggering a structured response.</w:t>
      </w:r>
    </w:p>
    <w:p w14:paraId="15F2BB74" w14:textId="77777777" w:rsidR="00886A50" w:rsidRPr="00656AA4" w:rsidRDefault="00886A50" w:rsidP="00886A50">
      <w:pPr>
        <w:ind w:left="720"/>
        <w:rPr>
          <w:rFonts w:asciiTheme="minorHAnsi" w:eastAsia="Times New Roman" w:hAnsiTheme="minorHAnsi" w:cstheme="minorHAnsi"/>
          <w:color w:val="1F1F1F"/>
          <w:sz w:val="24"/>
          <w:szCs w:val="24"/>
        </w:rPr>
      </w:pPr>
    </w:p>
    <w:p w14:paraId="1C0E16FA" w14:textId="77777777" w:rsidR="00886A50" w:rsidRPr="00656AA4" w:rsidRDefault="00886A50" w:rsidP="00886A50">
      <w:pPr>
        <w:spacing w:after="120"/>
        <w:ind w:left="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7"/>
          <w:szCs w:val="27"/>
        </w:rPr>
        <w:t xml:space="preserve">a. </w:t>
      </w:r>
      <w:r w:rsidRPr="00656AA4">
        <w:rPr>
          <w:rFonts w:asciiTheme="minorHAnsi" w:eastAsia="Times New Roman" w:hAnsiTheme="minorHAnsi" w:cstheme="minorHAnsi"/>
          <w:b/>
          <w:bCs/>
          <w:color w:val="1F1F1F"/>
          <w:sz w:val="24"/>
          <w:szCs w:val="24"/>
        </w:rPr>
        <w:t>Risk Escalation Thresholds (The "Red-Flag" Logic)</w:t>
      </w:r>
    </w:p>
    <w:p w14:paraId="63943362" w14:textId="77777777" w:rsidR="00886A50" w:rsidRPr="00656AA4" w:rsidRDefault="00886A50" w:rsidP="00886A50">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 xml:space="preserve">Thresholds are categorized by the severity of the delta between </w:t>
      </w:r>
      <w:r w:rsidRPr="00656AA4">
        <w:rPr>
          <w:rFonts w:asciiTheme="minorHAnsi" w:eastAsia="Times New Roman" w:hAnsiTheme="minorHAnsi" w:cstheme="minorHAnsi"/>
          <w:i/>
          <w:iCs/>
          <w:color w:val="1F1F1F"/>
          <w:sz w:val="24"/>
          <w:szCs w:val="24"/>
          <w:bdr w:val="none" w:sz="0" w:space="0" w:color="auto" w:frame="1"/>
        </w:rPr>
        <w:t>Projected Impact</w:t>
      </w:r>
      <w:r w:rsidRPr="00656AA4">
        <w:rPr>
          <w:rFonts w:asciiTheme="minorHAnsi" w:eastAsia="Times New Roman" w:hAnsiTheme="minorHAnsi" w:cstheme="minorHAnsi"/>
          <w:color w:val="1F1F1F"/>
          <w:sz w:val="24"/>
          <w:szCs w:val="24"/>
        </w:rPr>
        <w:t xml:space="preserve"> and </w:t>
      </w:r>
      <w:r w:rsidRPr="00656AA4">
        <w:rPr>
          <w:rFonts w:asciiTheme="minorHAnsi" w:eastAsia="Times New Roman" w:hAnsiTheme="minorHAnsi" w:cstheme="minorHAnsi"/>
          <w:i/>
          <w:iCs/>
          <w:color w:val="1F1F1F"/>
          <w:sz w:val="24"/>
          <w:szCs w:val="24"/>
          <w:bdr w:val="none" w:sz="0" w:space="0" w:color="auto" w:frame="1"/>
        </w:rPr>
        <w:t>Target KPIs</w:t>
      </w:r>
      <w:r w:rsidRPr="00656AA4">
        <w:rPr>
          <w:rFonts w:asciiTheme="minorHAnsi" w:eastAsia="Times New Roman" w:hAnsiTheme="minorHAnsi" w:cstheme="minorHAnsi"/>
          <w:color w:val="1F1F1F"/>
          <w:sz w:val="24"/>
          <w:szCs w:val="24"/>
        </w:rPr>
        <w:t>. These are monitored via a continuous "Policy Health" scan.</w:t>
      </w:r>
      <w:r w:rsidRPr="00656AA4">
        <w:rPr>
          <w:rFonts w:asciiTheme="minorHAnsi" w:eastAsia="Times New Roman" w:hAnsiTheme="minorHAnsi" w:cstheme="minorHAnsi"/>
          <w:color w:val="1F1F1F"/>
          <w:sz w:val="24"/>
          <w:szCs w:val="24"/>
        </w:rPr>
        <w:br/>
      </w:r>
    </w:p>
    <w:tbl>
      <w:tblPr>
        <w:tblW w:w="0" w:type="auto"/>
        <w:tblCellSpacing w:w="15" w:type="dxa"/>
        <w:tblCellMar>
          <w:left w:w="0" w:type="dxa"/>
          <w:right w:w="0" w:type="dxa"/>
        </w:tblCellMar>
        <w:tblLook w:val="04A0" w:firstRow="1" w:lastRow="0" w:firstColumn="1" w:lastColumn="0" w:noHBand="0" w:noVBand="1"/>
      </w:tblPr>
      <w:tblGrid>
        <w:gridCol w:w="2281"/>
        <w:gridCol w:w="6865"/>
        <w:gridCol w:w="918"/>
      </w:tblGrid>
      <w:tr w:rsidR="00886A50" w:rsidRPr="00656AA4" w14:paraId="2CFC4B5C" w14:textId="77777777" w:rsidTr="00E71A6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842A24"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Risk Category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1845D"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Metric Threshold (Policy Failure Indicator)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4FC318"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Severity</w:t>
            </w:r>
          </w:p>
        </w:tc>
      </w:tr>
      <w:tr w:rsidR="00886A50" w:rsidRPr="00656AA4" w14:paraId="5C59164C"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E3C184"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Affordability Drift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83CE86"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bdr w:val="none" w:sz="0" w:space="0" w:color="auto" w:frame="1"/>
              </w:rPr>
              <w:t xml:space="preserve">Price-to-Income ratio exceeds </w:t>
            </w:r>
            <w:r w:rsidRPr="00656AA4">
              <w:rPr>
                <w:rFonts w:asciiTheme="minorHAnsi" w:eastAsia="Times New Roman" w:hAnsiTheme="minorHAnsi" w:cstheme="minorHAnsi"/>
                <w:b/>
                <w:bCs/>
                <w:color w:val="1F1F1F"/>
                <w:sz w:val="24"/>
                <w:szCs w:val="24"/>
                <w:bdr w:val="none" w:sz="0" w:space="0" w:color="auto" w:frame="1"/>
              </w:rPr>
              <w:t>5.5x</w:t>
            </w:r>
            <w:r w:rsidRPr="00656AA4">
              <w:rPr>
                <w:rFonts w:asciiTheme="minorHAnsi" w:eastAsia="Times New Roman" w:hAnsiTheme="minorHAnsi" w:cstheme="minorHAnsi"/>
                <w:color w:val="1F1F1F"/>
                <w:sz w:val="24"/>
                <w:szCs w:val="24"/>
                <w:bdr w:val="none" w:sz="0" w:space="0" w:color="auto" w:frame="1"/>
              </w:rPr>
              <w:t xml:space="preserve"> in primary regions (Riyadh/Jeddah).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496E842"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Critical</w:t>
            </w:r>
          </w:p>
        </w:tc>
      </w:tr>
      <w:tr w:rsidR="00886A50" w:rsidRPr="00656AA4" w14:paraId="467E8AB5"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B95838"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Supply-Demand Gap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17A4ACA"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bdr w:val="none" w:sz="0" w:space="0" w:color="auto" w:frame="1"/>
              </w:rPr>
              <w:t xml:space="preserve">Projected housing supply deficit &gt; </w:t>
            </w:r>
            <w:r w:rsidRPr="00656AA4">
              <w:rPr>
                <w:rFonts w:asciiTheme="minorHAnsi" w:eastAsia="Times New Roman" w:hAnsiTheme="minorHAnsi" w:cstheme="minorHAnsi"/>
                <w:b/>
                <w:bCs/>
                <w:color w:val="1F1F1F"/>
                <w:sz w:val="24"/>
                <w:szCs w:val="24"/>
                <w:bdr w:val="none" w:sz="0" w:space="0" w:color="auto" w:frame="1"/>
              </w:rPr>
              <w:t>15%</w:t>
            </w:r>
            <w:r w:rsidRPr="00656AA4">
              <w:rPr>
                <w:rFonts w:asciiTheme="minorHAnsi" w:eastAsia="Times New Roman" w:hAnsiTheme="minorHAnsi" w:cstheme="minorHAnsi"/>
                <w:color w:val="1F1F1F"/>
                <w:sz w:val="24"/>
                <w:szCs w:val="24"/>
                <w:bdr w:val="none" w:sz="0" w:space="0" w:color="auto" w:frame="1"/>
              </w:rPr>
              <w:t xml:space="preserve"> over a 24-month horizon.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93F72F"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High</w:t>
            </w:r>
          </w:p>
        </w:tc>
      </w:tr>
      <w:tr w:rsidR="00886A50" w:rsidRPr="00656AA4" w14:paraId="2E83AD0E"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9C2A46"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Fiscal Variance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0ECE8B"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bdr w:val="none" w:sz="0" w:space="0" w:color="auto" w:frame="1"/>
              </w:rPr>
              <w:t xml:space="preserve">Policy implementation cost exceeds budget by </w:t>
            </w:r>
            <w:r w:rsidRPr="00656AA4">
              <w:rPr>
                <w:rFonts w:asciiTheme="minorHAnsi" w:eastAsia="Times New Roman" w:hAnsiTheme="minorHAnsi" w:cstheme="minorHAnsi"/>
                <w:b/>
                <w:bCs/>
                <w:color w:val="1F1F1F"/>
                <w:sz w:val="24"/>
                <w:szCs w:val="24"/>
                <w:bdr w:val="none" w:sz="0" w:space="0" w:color="auto" w:frame="1"/>
              </w:rPr>
              <w:t>&gt;10%</w:t>
            </w:r>
            <w:r w:rsidRPr="00656AA4">
              <w:rPr>
                <w:rFonts w:asciiTheme="minorHAnsi" w:eastAsia="Times New Roman" w:hAnsiTheme="minorHAnsi" w:cstheme="minorHAnsi"/>
                <w:color w:val="1F1F1F"/>
                <w:sz w:val="24"/>
                <w:szCs w:val="24"/>
                <w:bdr w:val="none" w:sz="0" w:space="0" w:color="auto" w:frame="1"/>
              </w:rPr>
              <w:t xml:space="preserve"> without a 1:1 ROI.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1681F0"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High</w:t>
            </w:r>
          </w:p>
        </w:tc>
      </w:tr>
      <w:tr w:rsidR="00886A50" w:rsidRPr="00656AA4" w14:paraId="2B0F43B1"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92B5E6"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Ownership Stagnation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8FACA"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bdr w:val="none" w:sz="0" w:space="0" w:color="auto" w:frame="1"/>
              </w:rPr>
              <w:t xml:space="preserve">Homeownership rate growth falls </w:t>
            </w:r>
            <w:r w:rsidRPr="00656AA4">
              <w:rPr>
                <w:rFonts w:asciiTheme="minorHAnsi" w:eastAsia="Times New Roman" w:hAnsiTheme="minorHAnsi" w:cstheme="minorHAnsi"/>
                <w:b/>
                <w:bCs/>
                <w:color w:val="1F1F1F"/>
                <w:sz w:val="24"/>
                <w:szCs w:val="24"/>
                <w:bdr w:val="none" w:sz="0" w:space="0" w:color="auto" w:frame="1"/>
              </w:rPr>
              <w:t>&gt;2%</w:t>
            </w:r>
            <w:r w:rsidRPr="00656AA4">
              <w:rPr>
                <w:rFonts w:asciiTheme="minorHAnsi" w:eastAsia="Times New Roman" w:hAnsiTheme="minorHAnsi" w:cstheme="minorHAnsi"/>
                <w:color w:val="1F1F1F"/>
                <w:sz w:val="24"/>
                <w:szCs w:val="24"/>
                <w:bdr w:val="none" w:sz="0" w:space="0" w:color="auto" w:frame="1"/>
              </w:rPr>
              <w:t xml:space="preserve"> below the Vision 2030 annual trendline.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79A071A"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Critical</w:t>
            </w:r>
          </w:p>
        </w:tc>
      </w:tr>
      <w:tr w:rsidR="00886A50" w:rsidRPr="00656AA4" w14:paraId="6D094AD2" w14:textId="77777777" w:rsidTr="00E71A6A">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A4AF93"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Market Volatility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F05ECF"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bdr w:val="none" w:sz="0" w:space="0" w:color="auto" w:frame="1"/>
              </w:rPr>
              <w:t xml:space="preserve">Private developer participation/investment drops by </w:t>
            </w:r>
            <w:r w:rsidRPr="00656AA4">
              <w:rPr>
                <w:rFonts w:asciiTheme="minorHAnsi" w:eastAsia="Times New Roman" w:hAnsiTheme="minorHAnsi" w:cstheme="minorHAnsi"/>
                <w:b/>
                <w:bCs/>
                <w:color w:val="1F1F1F"/>
                <w:sz w:val="24"/>
                <w:szCs w:val="24"/>
                <w:bdr w:val="none" w:sz="0" w:space="0" w:color="auto" w:frame="1"/>
              </w:rPr>
              <w:t>&gt;20%</w:t>
            </w:r>
            <w:r w:rsidRPr="00656AA4">
              <w:rPr>
                <w:rFonts w:asciiTheme="minorHAnsi" w:eastAsia="Times New Roman" w:hAnsiTheme="minorHAnsi" w:cstheme="minorHAnsi"/>
                <w:color w:val="1F1F1F"/>
                <w:sz w:val="24"/>
                <w:szCs w:val="24"/>
                <w:bdr w:val="none" w:sz="0" w:space="0" w:color="auto" w:frame="1"/>
              </w:rPr>
              <w:t xml:space="preserve"> year-over-year.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72252F" w14:textId="77777777" w:rsidR="00886A50" w:rsidRPr="00656AA4" w:rsidRDefault="00886A50" w:rsidP="00E71A6A">
            <w:p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Medium</w:t>
            </w:r>
          </w:p>
        </w:tc>
      </w:tr>
    </w:tbl>
    <w:p w14:paraId="188856D3"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7"/>
          <w:szCs w:val="27"/>
        </w:rPr>
      </w:pPr>
    </w:p>
    <w:p w14:paraId="41778BEF"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4"/>
          <w:szCs w:val="24"/>
        </w:rPr>
        <w:lastRenderedPageBreak/>
        <w:t>b. Escalation Paths (The Tiered Protocol)</w:t>
      </w:r>
    </w:p>
    <w:p w14:paraId="22401AE8" w14:textId="77777777" w:rsidR="00886A50" w:rsidRPr="00656AA4" w:rsidRDefault="00886A50" w:rsidP="00886A50">
      <w:pPr>
        <w:spacing w:after="1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When a simulation crosses a threshold, the system automatically routes the insight through an established hierarchy to ensure a "no-silent-failure" environment.</w:t>
      </w:r>
    </w:p>
    <w:p w14:paraId="1054E9E9" w14:textId="77777777" w:rsidR="00886A50" w:rsidRPr="00656AA4" w:rsidRDefault="00886A50">
      <w:pPr>
        <w:numPr>
          <w:ilvl w:val="0"/>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Tier 1: Tactical Alert (Technical/Analytical Level)</w:t>
      </w:r>
    </w:p>
    <w:p w14:paraId="249E48E4"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Recipient:</w:t>
      </w:r>
      <w:r w:rsidRPr="00656AA4">
        <w:rPr>
          <w:rFonts w:asciiTheme="minorHAnsi" w:eastAsia="Times New Roman" w:hAnsiTheme="minorHAnsi" w:cstheme="minorHAnsi"/>
          <w:color w:val="1F1F1F"/>
          <w:sz w:val="24"/>
          <w:szCs w:val="24"/>
        </w:rPr>
        <w:t xml:space="preserve"> Policy Analysts and Data Scientists.</w:t>
      </w:r>
    </w:p>
    <w:p w14:paraId="675F23F9"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Trigger:</w:t>
      </w:r>
      <w:r w:rsidRPr="00656AA4">
        <w:rPr>
          <w:rFonts w:asciiTheme="minorHAnsi" w:eastAsia="Times New Roman" w:hAnsiTheme="minorHAnsi" w:cstheme="minorHAnsi"/>
          <w:color w:val="1F1F1F"/>
          <w:sz w:val="24"/>
          <w:szCs w:val="24"/>
        </w:rPr>
        <w:t xml:space="preserve"> Medium-severity alerts or "Yellow" status (e.g., minor supply delays).</w:t>
      </w:r>
    </w:p>
    <w:p w14:paraId="47F3FCCB"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Action:</w:t>
      </w:r>
      <w:r w:rsidRPr="00656AA4">
        <w:rPr>
          <w:rFonts w:asciiTheme="minorHAnsi" w:eastAsia="Times New Roman" w:hAnsiTheme="minorHAnsi" w:cstheme="minorHAnsi"/>
          <w:color w:val="1F1F1F"/>
          <w:sz w:val="24"/>
          <w:szCs w:val="24"/>
        </w:rPr>
        <w:t xml:space="preserve"> System requires the analyst to run a "Root Cause Simulation" to identify if the issue is a variable glitch or a structural policy flaw.</w:t>
      </w:r>
      <w:r w:rsidRPr="00656AA4">
        <w:rPr>
          <w:rFonts w:asciiTheme="minorHAnsi" w:eastAsia="Times New Roman" w:hAnsiTheme="minorHAnsi" w:cstheme="minorHAnsi"/>
          <w:color w:val="1F1F1F"/>
          <w:sz w:val="24"/>
          <w:szCs w:val="24"/>
        </w:rPr>
        <w:br/>
      </w:r>
    </w:p>
    <w:p w14:paraId="7635E2D1" w14:textId="77777777" w:rsidR="00886A50" w:rsidRPr="00656AA4" w:rsidRDefault="00886A50">
      <w:pPr>
        <w:numPr>
          <w:ilvl w:val="0"/>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Tier 2: Strategic Briefing (Director/Chief Economist Level)</w:t>
      </w:r>
    </w:p>
    <w:p w14:paraId="0C4B5B6C"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Recipient:</w:t>
      </w:r>
      <w:r w:rsidRPr="00656AA4">
        <w:rPr>
          <w:rFonts w:asciiTheme="minorHAnsi" w:eastAsia="Times New Roman" w:hAnsiTheme="minorHAnsi" w:cstheme="minorHAnsi"/>
          <w:color w:val="1F1F1F"/>
          <w:sz w:val="24"/>
          <w:szCs w:val="24"/>
        </w:rPr>
        <w:t xml:space="preserve"> Director of Policy, Chief Economist, Department Heads.</w:t>
      </w:r>
    </w:p>
    <w:p w14:paraId="41FEFC80"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Trigger:</w:t>
      </w:r>
      <w:r w:rsidRPr="00656AA4">
        <w:rPr>
          <w:rFonts w:asciiTheme="minorHAnsi" w:eastAsia="Times New Roman" w:hAnsiTheme="minorHAnsi" w:cstheme="minorHAnsi"/>
          <w:color w:val="1F1F1F"/>
          <w:sz w:val="24"/>
          <w:szCs w:val="24"/>
        </w:rPr>
        <w:t xml:space="preserve"> High-severity alerts or persistent "Yellow" trends.</w:t>
      </w:r>
    </w:p>
    <w:p w14:paraId="6E29922A"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Action:</w:t>
      </w:r>
      <w:r w:rsidRPr="00656AA4">
        <w:rPr>
          <w:rFonts w:asciiTheme="minorHAnsi" w:eastAsia="Times New Roman" w:hAnsiTheme="minorHAnsi" w:cstheme="minorHAnsi"/>
          <w:color w:val="1F1F1F"/>
          <w:sz w:val="24"/>
          <w:szCs w:val="24"/>
        </w:rPr>
        <w:t xml:space="preserve"> The system generates a </w:t>
      </w:r>
      <w:r w:rsidRPr="00656AA4">
        <w:rPr>
          <w:rFonts w:asciiTheme="minorHAnsi" w:eastAsia="Times New Roman" w:hAnsiTheme="minorHAnsi" w:cstheme="minorHAnsi"/>
          <w:b/>
          <w:bCs/>
          <w:color w:val="1F1F1F"/>
          <w:sz w:val="24"/>
          <w:szCs w:val="24"/>
          <w:bdr w:val="none" w:sz="0" w:space="0" w:color="auto" w:frame="1"/>
        </w:rPr>
        <w:t>Policy Optimization Memo</w:t>
      </w:r>
      <w:r w:rsidRPr="00656AA4">
        <w:rPr>
          <w:rFonts w:asciiTheme="minorHAnsi" w:eastAsia="Times New Roman" w:hAnsiTheme="minorHAnsi" w:cstheme="minorHAnsi"/>
          <w:color w:val="1F1F1F"/>
          <w:sz w:val="24"/>
          <w:szCs w:val="24"/>
        </w:rPr>
        <w:t>, suggesting specific lever adjustments (e.g., increasing interest subsidies) to bring the policy back to the "Efficiency Frontier."</w:t>
      </w:r>
      <w:r w:rsidRPr="00656AA4">
        <w:rPr>
          <w:rFonts w:asciiTheme="minorHAnsi" w:eastAsia="Times New Roman" w:hAnsiTheme="minorHAnsi" w:cstheme="minorHAnsi"/>
          <w:color w:val="1F1F1F"/>
          <w:sz w:val="24"/>
          <w:szCs w:val="24"/>
        </w:rPr>
        <w:br/>
      </w:r>
    </w:p>
    <w:p w14:paraId="4BD94307" w14:textId="77777777" w:rsidR="00886A50" w:rsidRPr="00656AA4" w:rsidRDefault="00886A50">
      <w:pPr>
        <w:numPr>
          <w:ilvl w:val="0"/>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Tier 3: Executive Intervention (Minister/Cabinet Level)</w:t>
      </w:r>
    </w:p>
    <w:p w14:paraId="68ED416D"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Recipient:</w:t>
      </w:r>
      <w:r w:rsidRPr="00656AA4">
        <w:rPr>
          <w:rFonts w:asciiTheme="minorHAnsi" w:eastAsia="Times New Roman" w:hAnsiTheme="minorHAnsi" w:cstheme="minorHAnsi"/>
          <w:color w:val="1F1F1F"/>
          <w:sz w:val="24"/>
          <w:szCs w:val="24"/>
        </w:rPr>
        <w:t xml:space="preserve"> The Minister, His Excellency’s Advisors, and the Executive Office.</w:t>
      </w:r>
    </w:p>
    <w:p w14:paraId="70F3E34A"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Trigger:</w:t>
      </w:r>
      <w:r w:rsidRPr="00656AA4">
        <w:rPr>
          <w:rFonts w:asciiTheme="minorHAnsi" w:eastAsia="Times New Roman" w:hAnsiTheme="minorHAnsi" w:cstheme="minorHAnsi"/>
          <w:color w:val="1F1F1F"/>
          <w:sz w:val="24"/>
          <w:szCs w:val="24"/>
        </w:rPr>
        <w:t xml:space="preserve"> Critical-severity alerts (e.g., systemic affordability collapse).</w:t>
      </w:r>
    </w:p>
    <w:p w14:paraId="57636EEA" w14:textId="77777777" w:rsidR="00886A50" w:rsidRPr="00656AA4" w:rsidRDefault="00886A50">
      <w:pPr>
        <w:numPr>
          <w:ilvl w:val="1"/>
          <w:numId w:val="18"/>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Action:</w:t>
      </w:r>
      <w:r w:rsidRPr="00656AA4">
        <w:rPr>
          <w:rFonts w:asciiTheme="minorHAnsi" w:eastAsia="Times New Roman" w:hAnsiTheme="minorHAnsi" w:cstheme="minorHAnsi"/>
          <w:color w:val="1F1F1F"/>
          <w:sz w:val="24"/>
          <w:szCs w:val="24"/>
        </w:rPr>
        <w:t xml:space="preserve"> Deployment to the </w:t>
      </w:r>
      <w:r w:rsidRPr="00656AA4">
        <w:rPr>
          <w:rFonts w:asciiTheme="minorHAnsi" w:eastAsia="Times New Roman" w:hAnsiTheme="minorHAnsi" w:cstheme="minorHAnsi"/>
          <w:b/>
          <w:bCs/>
          <w:color w:val="1F1F1F"/>
          <w:sz w:val="24"/>
          <w:szCs w:val="24"/>
          <w:bdr w:val="none" w:sz="0" w:space="0" w:color="auto" w:frame="1"/>
        </w:rPr>
        <w:t>Minister Intelligence Cockpit</w:t>
      </w:r>
      <w:r w:rsidRPr="00656AA4">
        <w:rPr>
          <w:rFonts w:asciiTheme="minorHAnsi" w:eastAsia="Times New Roman" w:hAnsiTheme="minorHAnsi" w:cstheme="minorHAnsi"/>
          <w:color w:val="1F1F1F"/>
          <w:sz w:val="24"/>
          <w:szCs w:val="24"/>
        </w:rPr>
        <w:t xml:space="preserve"> via the "Breaking News" ticker. The system prepares an emergency "Decision Deck" summarizing the failure and three simulated "Recovery Scenarios."</w:t>
      </w:r>
    </w:p>
    <w:p w14:paraId="1CA2E98A" w14:textId="77777777" w:rsidR="00886A50" w:rsidRPr="00656AA4" w:rsidRDefault="00886A50" w:rsidP="00886A50">
      <w:pPr>
        <w:spacing w:after="120"/>
        <w:ind w:left="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7"/>
          <w:szCs w:val="27"/>
        </w:rPr>
        <w:br/>
      </w:r>
      <w:r w:rsidRPr="00656AA4">
        <w:rPr>
          <w:rFonts w:asciiTheme="minorHAnsi" w:eastAsia="Times New Roman" w:hAnsiTheme="minorHAnsi" w:cstheme="minorHAnsi"/>
          <w:b/>
          <w:bCs/>
          <w:color w:val="1F1F1F"/>
          <w:sz w:val="24"/>
          <w:szCs w:val="24"/>
        </w:rPr>
        <w:t>c. Policy Guardrails (The Operational Safety Net)</w:t>
      </w:r>
    </w:p>
    <w:p w14:paraId="30E62781" w14:textId="77777777" w:rsidR="00886A50" w:rsidRPr="00656AA4" w:rsidRDefault="00886A50" w:rsidP="00886A50">
      <w:pPr>
        <w:spacing w:after="120"/>
        <w:ind w:firstLine="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t>Guardrails are built-in system constraints that prevent the platform from generating or recommending "impossible" or "unstable" policy outcomes.</w:t>
      </w:r>
    </w:p>
    <w:p w14:paraId="08864793" w14:textId="77777777" w:rsidR="00886A50" w:rsidRPr="00656AA4" w:rsidRDefault="00886A50">
      <w:pPr>
        <w:numPr>
          <w:ilvl w:val="0"/>
          <w:numId w:val="19"/>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Fiscal "Hard-Stop":</w:t>
      </w:r>
      <w:r w:rsidRPr="00656AA4">
        <w:rPr>
          <w:rFonts w:asciiTheme="minorHAnsi" w:eastAsia="Times New Roman" w:hAnsiTheme="minorHAnsi" w:cstheme="minorHAnsi"/>
          <w:color w:val="1F1F1F"/>
          <w:sz w:val="24"/>
          <w:szCs w:val="24"/>
        </w:rPr>
        <w:t xml:space="preserve"> The AI cannot recommend a policy mechanism where the Net Present Value (NPV) to the Treasury is negative over a 15-year term without an explicit "Strategic Waiver" from the Minister of Finance.</w:t>
      </w:r>
      <w:r w:rsidRPr="00656AA4">
        <w:rPr>
          <w:rFonts w:asciiTheme="minorHAnsi" w:eastAsia="Times New Roman" w:hAnsiTheme="minorHAnsi" w:cstheme="minorHAnsi"/>
          <w:color w:val="1F1F1F"/>
          <w:sz w:val="24"/>
          <w:szCs w:val="24"/>
        </w:rPr>
        <w:br/>
      </w:r>
    </w:p>
    <w:p w14:paraId="22747F5D" w14:textId="77777777" w:rsidR="00886A50" w:rsidRPr="00656AA4" w:rsidRDefault="00886A50">
      <w:pPr>
        <w:numPr>
          <w:ilvl w:val="0"/>
          <w:numId w:val="19"/>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Stochastic Variance Guard:</w:t>
      </w:r>
      <w:r w:rsidRPr="00656AA4">
        <w:rPr>
          <w:rFonts w:asciiTheme="minorHAnsi" w:eastAsia="Times New Roman" w:hAnsiTheme="minorHAnsi" w:cstheme="minorHAnsi"/>
          <w:color w:val="1F1F1F"/>
          <w:sz w:val="24"/>
          <w:szCs w:val="24"/>
        </w:rPr>
        <w:t xml:space="preserve"> If the simulation results show high volatility (e.g., a "Monte Carlo" failure rate &gt;30%), the system must label the policy as "Unstable" and prohibit it from reaching the Executive Dashboard.</w:t>
      </w:r>
      <w:r w:rsidRPr="00656AA4">
        <w:rPr>
          <w:rFonts w:asciiTheme="minorHAnsi" w:eastAsia="Times New Roman" w:hAnsiTheme="minorHAnsi" w:cstheme="minorHAnsi"/>
          <w:color w:val="1F1F1F"/>
          <w:sz w:val="24"/>
          <w:szCs w:val="24"/>
        </w:rPr>
        <w:br/>
      </w:r>
    </w:p>
    <w:p w14:paraId="6A46C5A9" w14:textId="77777777" w:rsidR="00886A50" w:rsidRPr="00656AA4" w:rsidRDefault="00886A50">
      <w:pPr>
        <w:numPr>
          <w:ilvl w:val="0"/>
          <w:numId w:val="19"/>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Explainability Gateway:</w:t>
      </w:r>
      <w:r w:rsidRPr="00656AA4">
        <w:rPr>
          <w:rFonts w:asciiTheme="minorHAnsi" w:eastAsia="Times New Roman" w:hAnsiTheme="minorHAnsi" w:cstheme="minorHAnsi"/>
          <w:color w:val="1F1F1F"/>
          <w:sz w:val="24"/>
          <w:szCs w:val="24"/>
        </w:rPr>
        <w:t xml:space="preserve"> No policy recommendation can be escalated unless the AI can cite at least </w:t>
      </w:r>
      <w:r w:rsidRPr="00656AA4">
        <w:rPr>
          <w:rFonts w:asciiTheme="minorHAnsi" w:eastAsia="Times New Roman" w:hAnsiTheme="minorHAnsi" w:cstheme="minorHAnsi"/>
          <w:b/>
          <w:bCs/>
          <w:color w:val="1F1F1F"/>
          <w:sz w:val="24"/>
          <w:szCs w:val="24"/>
          <w:bdr w:val="none" w:sz="0" w:space="0" w:color="auto" w:frame="1"/>
        </w:rPr>
        <w:t>three historical precedents</w:t>
      </w:r>
      <w:r w:rsidRPr="00656AA4">
        <w:rPr>
          <w:rFonts w:asciiTheme="minorHAnsi" w:eastAsia="Times New Roman" w:hAnsiTheme="minorHAnsi" w:cstheme="minorHAnsi"/>
          <w:color w:val="1F1F1F"/>
          <w:sz w:val="24"/>
          <w:szCs w:val="24"/>
        </w:rPr>
        <w:t xml:space="preserve"> or </w:t>
      </w:r>
      <w:r w:rsidRPr="00656AA4">
        <w:rPr>
          <w:rFonts w:asciiTheme="minorHAnsi" w:eastAsia="Times New Roman" w:hAnsiTheme="minorHAnsi" w:cstheme="minorHAnsi"/>
          <w:b/>
          <w:bCs/>
          <w:color w:val="1F1F1F"/>
          <w:sz w:val="24"/>
          <w:szCs w:val="24"/>
          <w:bdr w:val="none" w:sz="0" w:space="0" w:color="auto" w:frame="1"/>
        </w:rPr>
        <w:t>two legal circulars</w:t>
      </w:r>
      <w:r w:rsidRPr="00656AA4">
        <w:rPr>
          <w:rFonts w:asciiTheme="minorHAnsi" w:eastAsia="Times New Roman" w:hAnsiTheme="minorHAnsi" w:cstheme="minorHAnsi"/>
          <w:color w:val="1F1F1F"/>
          <w:sz w:val="24"/>
          <w:szCs w:val="24"/>
        </w:rPr>
        <w:t xml:space="preserve"> that ground the logic. "Black-box" recommendations are automatically rejected.</w:t>
      </w:r>
      <w:r w:rsidRPr="00656AA4">
        <w:rPr>
          <w:rFonts w:asciiTheme="minorHAnsi" w:eastAsia="Times New Roman" w:hAnsiTheme="minorHAnsi" w:cstheme="minorHAnsi"/>
          <w:color w:val="1F1F1F"/>
          <w:sz w:val="24"/>
          <w:szCs w:val="24"/>
        </w:rPr>
        <w:br/>
      </w:r>
    </w:p>
    <w:p w14:paraId="3819CB0C" w14:textId="77777777" w:rsidR="00886A50" w:rsidRPr="00656AA4" w:rsidRDefault="00886A50">
      <w:pPr>
        <w:numPr>
          <w:ilvl w:val="0"/>
          <w:numId w:val="19"/>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Data Latency Guard:</w:t>
      </w:r>
      <w:r w:rsidRPr="00656AA4">
        <w:rPr>
          <w:rFonts w:asciiTheme="minorHAnsi" w:eastAsia="Times New Roman" w:hAnsiTheme="minorHAnsi" w:cstheme="minorHAnsi"/>
          <w:color w:val="1F1F1F"/>
          <w:sz w:val="24"/>
          <w:szCs w:val="24"/>
        </w:rPr>
        <w:t xml:space="preserve"> If integrated datasets (e.g., SIBOR rates or GASTAT data) are older than 30 days, simulations are watermarked with a "Low Confidence" warning to prevent decisions based on stale market signals.</w:t>
      </w:r>
    </w:p>
    <w:p w14:paraId="508F5F5A" w14:textId="77777777" w:rsidR="00886A50" w:rsidRPr="00656AA4" w:rsidRDefault="00886A50" w:rsidP="00886A50">
      <w:pPr>
        <w:ind w:left="720"/>
        <w:rPr>
          <w:rFonts w:asciiTheme="minorHAnsi" w:eastAsia="Times New Roman" w:hAnsiTheme="minorHAnsi" w:cstheme="minorHAnsi"/>
          <w:color w:val="1F1F1F"/>
          <w:sz w:val="24"/>
          <w:szCs w:val="24"/>
        </w:rPr>
      </w:pPr>
    </w:p>
    <w:p w14:paraId="2749F14A" w14:textId="77777777" w:rsidR="00886A50" w:rsidRPr="00656AA4" w:rsidRDefault="00886A50" w:rsidP="00886A50">
      <w:pPr>
        <w:spacing w:after="120"/>
        <w:ind w:firstLine="720"/>
        <w:outlineLvl w:val="2"/>
        <w:rPr>
          <w:rFonts w:asciiTheme="minorHAnsi" w:eastAsia="Times New Roman" w:hAnsiTheme="minorHAnsi" w:cstheme="minorHAnsi"/>
          <w:b/>
          <w:bCs/>
          <w:color w:val="1F1F1F"/>
          <w:sz w:val="24"/>
          <w:szCs w:val="24"/>
        </w:rPr>
      </w:pPr>
      <w:r w:rsidRPr="00656AA4">
        <w:rPr>
          <w:rFonts w:asciiTheme="minorHAnsi" w:eastAsia="Times New Roman" w:hAnsiTheme="minorHAnsi" w:cstheme="minorHAnsi"/>
          <w:b/>
          <w:bCs/>
          <w:color w:val="1F1F1F"/>
          <w:sz w:val="24"/>
          <w:szCs w:val="24"/>
        </w:rPr>
        <w:t>d. Automated Notifications &amp; Communication</w:t>
      </w:r>
    </w:p>
    <w:p w14:paraId="5ABA6572" w14:textId="77777777" w:rsidR="00886A50" w:rsidRPr="00656AA4" w:rsidRDefault="00886A50" w:rsidP="00886A50">
      <w:pPr>
        <w:spacing w:after="120"/>
        <w:ind w:firstLine="720"/>
        <w:rPr>
          <w:rFonts w:asciiTheme="minorHAnsi" w:eastAsia="Times New Roman" w:hAnsiTheme="minorHAnsi" w:cstheme="minorHAnsi"/>
          <w:color w:val="1F1F1F"/>
          <w:sz w:val="24"/>
          <w:szCs w:val="24"/>
        </w:rPr>
      </w:pPr>
      <w:r w:rsidRPr="00656AA4">
        <w:rPr>
          <w:rFonts w:asciiTheme="minorHAnsi" w:eastAsia="Times New Roman" w:hAnsiTheme="minorHAnsi" w:cstheme="minorHAnsi"/>
          <w:color w:val="1F1F1F"/>
          <w:sz w:val="24"/>
          <w:szCs w:val="24"/>
        </w:rPr>
        <w:lastRenderedPageBreak/>
        <w:t>The system ensures that the right "Signal" reaches the right user through integrated delivery channels.</w:t>
      </w:r>
    </w:p>
    <w:p w14:paraId="3BD29DC8" w14:textId="77777777" w:rsidR="00886A50" w:rsidRPr="00656AA4" w:rsidRDefault="00886A50">
      <w:pPr>
        <w:numPr>
          <w:ilvl w:val="0"/>
          <w:numId w:val="20"/>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The Breaking News Ticker:</w:t>
      </w:r>
      <w:r w:rsidRPr="00656AA4">
        <w:rPr>
          <w:rFonts w:asciiTheme="minorHAnsi" w:eastAsia="Times New Roman" w:hAnsiTheme="minorHAnsi" w:cstheme="minorHAnsi"/>
          <w:color w:val="1F1F1F"/>
          <w:sz w:val="24"/>
          <w:szCs w:val="24"/>
        </w:rPr>
        <w:t xml:space="preserve"> Reserved for Tier 3 executive alerts, appearing at the top of the </w:t>
      </w:r>
      <w:r w:rsidRPr="00656AA4">
        <w:rPr>
          <w:rFonts w:asciiTheme="minorHAnsi" w:eastAsia="Times New Roman" w:hAnsiTheme="minorHAnsi" w:cstheme="minorHAnsi"/>
          <w:b/>
          <w:bCs/>
          <w:color w:val="1F1F1F"/>
          <w:sz w:val="24"/>
          <w:szCs w:val="24"/>
          <w:bdr w:val="none" w:sz="0" w:space="0" w:color="auto" w:frame="1"/>
        </w:rPr>
        <w:t>Executive Intelligence Cockpit</w:t>
      </w:r>
      <w:r w:rsidRPr="00656AA4">
        <w:rPr>
          <w:rFonts w:asciiTheme="minorHAnsi" w:eastAsia="Times New Roman" w:hAnsiTheme="minorHAnsi" w:cstheme="minorHAnsi"/>
          <w:color w:val="1F1F1F"/>
          <w:sz w:val="24"/>
          <w:szCs w:val="24"/>
        </w:rPr>
        <w:t>.</w:t>
      </w:r>
      <w:r w:rsidRPr="00656AA4">
        <w:rPr>
          <w:rFonts w:asciiTheme="minorHAnsi" w:eastAsia="Times New Roman" w:hAnsiTheme="minorHAnsi" w:cstheme="minorHAnsi"/>
          <w:color w:val="1F1F1F"/>
          <w:sz w:val="24"/>
          <w:szCs w:val="24"/>
        </w:rPr>
        <w:br/>
      </w:r>
    </w:p>
    <w:p w14:paraId="19FBD38E" w14:textId="77777777" w:rsidR="00886A50" w:rsidRPr="00656AA4" w:rsidRDefault="00886A50">
      <w:pPr>
        <w:numPr>
          <w:ilvl w:val="0"/>
          <w:numId w:val="20"/>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Contextual Alert Digests:</w:t>
      </w:r>
      <w:r w:rsidRPr="00656AA4">
        <w:rPr>
          <w:rFonts w:asciiTheme="minorHAnsi" w:eastAsia="Times New Roman" w:hAnsiTheme="minorHAnsi" w:cstheme="minorHAnsi"/>
          <w:color w:val="1F1F1F"/>
          <w:sz w:val="24"/>
          <w:szCs w:val="24"/>
        </w:rPr>
        <w:t xml:space="preserve"> Weekly subscription-based summaries for analysts that group "policy drifts" by sector (e.g., "3 Financial Policies currently at Medium Risk").</w:t>
      </w:r>
      <w:r w:rsidRPr="00656AA4">
        <w:rPr>
          <w:rFonts w:asciiTheme="minorHAnsi" w:eastAsia="Times New Roman" w:hAnsiTheme="minorHAnsi" w:cstheme="minorHAnsi"/>
          <w:color w:val="1F1F1F"/>
          <w:sz w:val="24"/>
          <w:szCs w:val="24"/>
        </w:rPr>
        <w:br/>
      </w:r>
    </w:p>
    <w:p w14:paraId="6CEFB684" w14:textId="77777777" w:rsidR="00886A50" w:rsidRPr="00656AA4" w:rsidRDefault="00886A50">
      <w:pPr>
        <w:numPr>
          <w:ilvl w:val="0"/>
          <w:numId w:val="20"/>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Geospatial Pulse Notifications:</w:t>
      </w:r>
      <w:r w:rsidRPr="00656AA4">
        <w:rPr>
          <w:rFonts w:asciiTheme="minorHAnsi" w:eastAsia="Times New Roman" w:hAnsiTheme="minorHAnsi" w:cstheme="minorHAnsi"/>
          <w:color w:val="1F1F1F"/>
          <w:sz w:val="24"/>
          <w:szCs w:val="24"/>
        </w:rPr>
        <w:t xml:space="preserve"> If a policy is failing in a specific Amana (e.g., Dammam), the regional director receives a push notification on the mobile platform with a heat map showing the localized impact.</w:t>
      </w:r>
      <w:r w:rsidRPr="00656AA4">
        <w:rPr>
          <w:rFonts w:asciiTheme="minorHAnsi" w:eastAsia="Times New Roman" w:hAnsiTheme="minorHAnsi" w:cstheme="minorHAnsi"/>
          <w:color w:val="1F1F1F"/>
          <w:sz w:val="24"/>
          <w:szCs w:val="24"/>
        </w:rPr>
        <w:br/>
      </w:r>
    </w:p>
    <w:p w14:paraId="4339CE2E" w14:textId="77777777" w:rsidR="00886A50" w:rsidRPr="00656AA4" w:rsidRDefault="00886A50">
      <w:pPr>
        <w:numPr>
          <w:ilvl w:val="0"/>
          <w:numId w:val="20"/>
        </w:numPr>
        <w:rPr>
          <w:rFonts w:asciiTheme="minorHAnsi" w:eastAsia="Times New Roman" w:hAnsiTheme="minorHAnsi" w:cstheme="minorHAnsi"/>
          <w:color w:val="1F1F1F"/>
          <w:sz w:val="24"/>
          <w:szCs w:val="24"/>
        </w:rPr>
      </w:pPr>
      <w:r w:rsidRPr="00656AA4">
        <w:rPr>
          <w:rFonts w:asciiTheme="minorHAnsi" w:eastAsia="Times New Roman" w:hAnsiTheme="minorHAnsi" w:cstheme="minorHAnsi"/>
          <w:b/>
          <w:bCs/>
          <w:color w:val="1F1F1F"/>
          <w:sz w:val="24"/>
          <w:szCs w:val="24"/>
          <w:bdr w:val="none" w:sz="0" w:space="0" w:color="auto" w:frame="1"/>
        </w:rPr>
        <w:t>Drift Detection Alerts:</w:t>
      </w:r>
      <w:r w:rsidRPr="00656AA4">
        <w:rPr>
          <w:rFonts w:asciiTheme="minorHAnsi" w:eastAsia="Times New Roman" w:hAnsiTheme="minorHAnsi" w:cstheme="minorHAnsi"/>
          <w:color w:val="1F1F1F"/>
          <w:sz w:val="24"/>
          <w:szCs w:val="24"/>
        </w:rPr>
        <w:t xml:space="preserve"> For data scientists, a technical notification is sent if the "Simulation Model" is no longer reflecting real-world market outcomes, indicating a need for model retraining.</w:t>
      </w:r>
    </w:p>
    <w:p w14:paraId="1BA787AA"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p>
    <w:p w14:paraId="050C4D24"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Data Requirements</w:t>
      </w:r>
    </w:p>
    <w:p w14:paraId="43F82363"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Internal:</w:t>
      </w:r>
      <w:r w:rsidRPr="00656AA4">
        <w:rPr>
          <w:rFonts w:asciiTheme="minorHAnsi" w:hAnsiTheme="minorHAnsi" w:cstheme="minorHAnsi"/>
          <w:sz w:val="24"/>
          <w:szCs w:val="24"/>
          <w:lang w:val="en-US"/>
        </w:rPr>
        <w:t xml:space="preserve"> MOMAH housing permits, Sakani application data, Balady municipal records.</w:t>
      </w:r>
    </w:p>
    <w:p w14:paraId="2172677B"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External:</w:t>
      </w:r>
      <w:r w:rsidRPr="00656AA4">
        <w:rPr>
          <w:rFonts w:asciiTheme="minorHAnsi" w:hAnsiTheme="minorHAnsi" w:cstheme="minorHAnsi"/>
          <w:sz w:val="24"/>
          <w:szCs w:val="24"/>
          <w:lang w:val="en-US"/>
        </w:rPr>
        <w:t xml:space="preserve"> GASTAT (demographics), SAMA (mortgage lending rates), Ministry of Finance (macroeconomic forecasts).</w:t>
      </w:r>
    </w:p>
    <w:p w14:paraId="3CF89D58"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Global:</w:t>
      </w:r>
      <w:r w:rsidRPr="00656AA4">
        <w:rPr>
          <w:rFonts w:asciiTheme="minorHAnsi" w:hAnsiTheme="minorHAnsi" w:cstheme="minorHAnsi"/>
          <w:sz w:val="24"/>
          <w:szCs w:val="24"/>
          <w:lang w:val="en-US"/>
        </w:rPr>
        <w:t xml:space="preserve"> International housing benchmarks (Singapore, Norway, etc.) for AI cross-referencing.</w:t>
      </w:r>
      <w:r w:rsidRPr="00656AA4">
        <w:rPr>
          <w:rFonts w:asciiTheme="minorHAnsi" w:hAnsiTheme="minorHAnsi" w:cstheme="minorHAnsi"/>
          <w:sz w:val="24"/>
          <w:szCs w:val="24"/>
          <w:lang w:val="en-US"/>
        </w:rPr>
        <w:br/>
      </w:r>
    </w:p>
    <w:p w14:paraId="28B913A2"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Governance and Controls</w:t>
      </w:r>
    </w:p>
    <w:p w14:paraId="5F32FF72"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AI Explainability (XAI):</w:t>
      </w:r>
      <w:r w:rsidRPr="00656AA4">
        <w:rPr>
          <w:rFonts w:asciiTheme="minorHAnsi" w:hAnsiTheme="minorHAnsi" w:cstheme="minorHAnsi"/>
          <w:sz w:val="24"/>
          <w:szCs w:val="24"/>
          <w:lang w:val="en-US"/>
        </w:rPr>
        <w:t xml:space="preserve"> The system must cite the specific data or law used to generate a recommendation.</w:t>
      </w:r>
    </w:p>
    <w:p w14:paraId="427EB133"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Audit Trail:</w:t>
      </w:r>
      <w:r w:rsidRPr="00656AA4">
        <w:rPr>
          <w:rFonts w:asciiTheme="minorHAnsi" w:hAnsiTheme="minorHAnsi" w:cstheme="minorHAnsi"/>
          <w:sz w:val="24"/>
          <w:szCs w:val="24"/>
          <w:lang w:val="en-US"/>
        </w:rPr>
        <w:t xml:space="preserve"> Immutable logs of every simulation run and every draft change.</w:t>
      </w:r>
    </w:p>
    <w:p w14:paraId="1160C3E0"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Compliance Gateway:</w:t>
      </w:r>
      <w:r w:rsidRPr="00656AA4">
        <w:rPr>
          <w:rFonts w:asciiTheme="minorHAnsi" w:hAnsiTheme="minorHAnsi" w:cstheme="minorHAnsi"/>
          <w:sz w:val="24"/>
          <w:szCs w:val="24"/>
          <w:lang w:val="en-US"/>
        </w:rPr>
        <w:t xml:space="preserve"> All outputs must pass an automated "PDPL" (Data Privacy) and "NCA" (Cybersecurity) check.</w:t>
      </w:r>
    </w:p>
    <w:p w14:paraId="484733C1" w14:textId="77777777" w:rsidR="00886A50" w:rsidRPr="00656AA4" w:rsidRDefault="00886A50" w:rsidP="00886A50">
      <w:pPr>
        <w:pStyle w:val="Bullet2"/>
        <w:numPr>
          <w:ilvl w:val="0"/>
          <w:numId w:val="0"/>
        </w:numPr>
        <w:rPr>
          <w:rFonts w:asciiTheme="minorHAnsi" w:hAnsiTheme="minorHAnsi" w:cstheme="minorHAnsi"/>
          <w:b/>
          <w:bCs/>
          <w:sz w:val="24"/>
          <w:szCs w:val="24"/>
          <w:lang w:val="en-US"/>
        </w:rPr>
      </w:pPr>
    </w:p>
    <w:p w14:paraId="6E99429C" w14:textId="77777777" w:rsidR="00886A50" w:rsidRPr="00656AA4" w:rsidRDefault="00886A50" w:rsidP="00886A50">
      <w:pPr>
        <w:pStyle w:val="Bullet2"/>
        <w:rPr>
          <w:rFonts w:asciiTheme="minorHAnsi" w:hAnsiTheme="minorHAnsi" w:cstheme="minorHAnsi"/>
          <w:b/>
          <w:bCs/>
          <w:sz w:val="32"/>
          <w:szCs w:val="32"/>
          <w:lang w:val="en-US"/>
        </w:rPr>
      </w:pPr>
      <w:r w:rsidRPr="00656AA4">
        <w:rPr>
          <w:rFonts w:asciiTheme="minorHAnsi" w:hAnsiTheme="minorHAnsi" w:cstheme="minorHAnsi"/>
          <w:b/>
          <w:bCs/>
          <w:sz w:val="32"/>
          <w:szCs w:val="32"/>
          <w:lang w:val="en-US"/>
        </w:rPr>
        <w:t>Reporting and Insights</w:t>
      </w:r>
    </w:p>
    <w:p w14:paraId="089D502A"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Executive Cockpit:</w:t>
      </w:r>
      <w:r w:rsidRPr="00656AA4">
        <w:rPr>
          <w:rFonts w:asciiTheme="minorHAnsi" w:hAnsiTheme="minorHAnsi" w:cstheme="minorHAnsi"/>
          <w:sz w:val="24"/>
          <w:szCs w:val="24"/>
          <w:lang w:val="en-US"/>
        </w:rPr>
        <w:t xml:space="preserve"> A real-time dashboard for the Minister showing the "Policy Health" of the Kingdom.</w:t>
      </w:r>
    </w:p>
    <w:p w14:paraId="1619078B"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Impact Briefs:</w:t>
      </w:r>
      <w:r w:rsidRPr="00656AA4">
        <w:rPr>
          <w:rFonts w:asciiTheme="minorHAnsi" w:hAnsiTheme="minorHAnsi" w:cstheme="minorHAnsi"/>
          <w:sz w:val="24"/>
          <w:szCs w:val="24"/>
          <w:lang w:val="en-US"/>
        </w:rPr>
        <w:t xml:space="preserve"> Automated 2-page PDFs summarizing simulation results for Cabinet meetings.</w:t>
      </w:r>
    </w:p>
    <w:p w14:paraId="59432062" w14:textId="77777777" w:rsidR="00886A50" w:rsidRPr="00656AA4" w:rsidRDefault="00886A50" w:rsidP="00886A50">
      <w:pPr>
        <w:pStyle w:val="Bullet2"/>
        <w:numPr>
          <w:ilvl w:val="0"/>
          <w:numId w:val="0"/>
        </w:numPr>
        <w:ind w:left="720"/>
        <w:rPr>
          <w:rFonts w:asciiTheme="minorHAnsi" w:hAnsiTheme="minorHAnsi" w:cstheme="minorHAnsi"/>
          <w:sz w:val="24"/>
          <w:szCs w:val="24"/>
          <w:lang w:val="en-US"/>
        </w:rPr>
      </w:pPr>
      <w:r w:rsidRPr="00656AA4">
        <w:rPr>
          <w:rFonts w:asciiTheme="minorHAnsi" w:hAnsiTheme="minorHAnsi" w:cstheme="minorHAnsi"/>
          <w:b/>
          <w:bCs/>
          <w:sz w:val="24"/>
          <w:szCs w:val="24"/>
          <w:lang w:val="en-US"/>
        </w:rPr>
        <w:t>Anomaly Alerts:</w:t>
      </w:r>
      <w:r w:rsidRPr="00656AA4">
        <w:rPr>
          <w:rFonts w:asciiTheme="minorHAnsi" w:hAnsiTheme="minorHAnsi" w:cstheme="minorHAnsi"/>
          <w:sz w:val="24"/>
          <w:szCs w:val="24"/>
          <w:lang w:val="en-US"/>
        </w:rPr>
        <w:t xml:space="preserve"> Push notifications if external market shifts (e.g., SIBOR hike) put an existing policy at risk.</w:t>
      </w:r>
    </w:p>
    <w:p w14:paraId="7F3E34FA" w14:textId="77777777" w:rsidR="00886A50" w:rsidRPr="00656AA4" w:rsidRDefault="00886A50" w:rsidP="00886A50">
      <w:pPr>
        <w:pStyle w:val="Bullet2"/>
        <w:numPr>
          <w:ilvl w:val="0"/>
          <w:numId w:val="0"/>
        </w:numPr>
        <w:ind w:left="720"/>
        <w:rPr>
          <w:rFonts w:asciiTheme="minorHAnsi" w:hAnsiTheme="minorHAnsi" w:cstheme="minorHAnsi"/>
          <w:b/>
          <w:bCs/>
          <w:sz w:val="24"/>
          <w:szCs w:val="24"/>
          <w:lang w:val="en-US"/>
        </w:rPr>
      </w:pPr>
    </w:p>
    <w:p w14:paraId="108351CF" w14:textId="77777777" w:rsidR="00886A50" w:rsidRPr="00656AA4" w:rsidRDefault="00886A50" w:rsidP="00886A50">
      <w:pPr>
        <w:rPr>
          <w:rFonts w:asciiTheme="minorHAnsi" w:hAnsiTheme="minorHAnsi" w:cstheme="minorHAnsi"/>
        </w:rPr>
      </w:pPr>
    </w:p>
    <w:p w14:paraId="18E636C3" w14:textId="77777777" w:rsidR="00011E8F" w:rsidRPr="00656AA4" w:rsidRDefault="00840895">
      <w:pPr>
        <w:pStyle w:val="Heading1"/>
        <w:rPr>
          <w:rFonts w:asciiTheme="minorHAnsi" w:hAnsiTheme="minorHAnsi" w:cstheme="minorHAnsi"/>
        </w:rPr>
      </w:pPr>
      <w:bookmarkStart w:id="65" w:name="_Toc226888227"/>
      <w:r w:rsidRPr="00656AA4">
        <w:rPr>
          <w:rFonts w:asciiTheme="minorHAnsi" w:hAnsiTheme="minorHAnsi" w:cstheme="minorHAnsi"/>
          <w:sz w:val="28"/>
          <w:szCs w:val="28"/>
        </w:rPr>
        <w:t>13. Agent Roles and Decision Domains</w:t>
      </w:r>
      <w:bookmarkEnd w:id="65"/>
      <w:r w:rsidRPr="00656AA4">
        <w:rPr>
          <w:rFonts w:asciiTheme="minorHAnsi" w:hAnsiTheme="minorHAnsi" w:cstheme="minorHAnsi"/>
          <w:sz w:val="28"/>
          <w:szCs w:val="28"/>
        </w:rPr>
        <w:t xml:space="preserve"> (Optional)</w:t>
      </w:r>
    </w:p>
    <w:p w14:paraId="52CF9208" w14:textId="77777777" w:rsidR="00011E8F" w:rsidRPr="00656AA4" w:rsidRDefault="00011E8F">
      <w:pPr>
        <w:spacing w:after="80"/>
        <w:rPr>
          <w:rFonts w:asciiTheme="minorHAnsi" w:hAnsiTheme="minorHAnsi" w:cstheme="minorHAnsi"/>
        </w:rPr>
      </w:pPr>
    </w:p>
    <w:p w14:paraId="002229C8" w14:textId="77777777" w:rsidR="00011E8F" w:rsidRPr="00656AA4" w:rsidRDefault="00011E8F">
      <w:pPr>
        <w:spacing w:after="80"/>
        <w:rPr>
          <w:rFonts w:asciiTheme="minorHAnsi" w:hAnsiTheme="minorHAnsi" w:cstheme="minorHAnsi"/>
        </w:rPr>
      </w:pPr>
    </w:p>
    <w:p w14:paraId="39A98E36" w14:textId="77777777" w:rsidR="00011E8F" w:rsidRPr="00656AA4" w:rsidRDefault="00840895">
      <w:pPr>
        <w:pStyle w:val="Heading1"/>
        <w:rPr>
          <w:rFonts w:asciiTheme="minorHAnsi" w:hAnsiTheme="minorHAnsi" w:cstheme="minorHAnsi"/>
        </w:rPr>
      </w:pPr>
      <w:bookmarkStart w:id="66" w:name="_Toc226888228"/>
      <w:r w:rsidRPr="00656AA4">
        <w:rPr>
          <w:rFonts w:asciiTheme="minorHAnsi" w:hAnsiTheme="minorHAnsi" w:cstheme="minorHAnsi"/>
          <w:sz w:val="28"/>
          <w:szCs w:val="28"/>
        </w:rPr>
        <w:t>14. Use Cases</w:t>
      </w:r>
      <w:bookmarkEnd w:id="66"/>
    </w:p>
    <w:p w14:paraId="38C17C12" w14:textId="77777777" w:rsidR="00011E8F" w:rsidRPr="00656AA4" w:rsidRDefault="007F408A">
      <w:pPr>
        <w:pStyle w:val="Heading2"/>
        <w:rPr>
          <w:rFonts w:asciiTheme="minorHAnsi" w:hAnsiTheme="minorHAnsi" w:cstheme="minorHAnsi"/>
        </w:rPr>
      </w:pPr>
      <w:bookmarkStart w:id="67" w:name="_Toc226888229"/>
      <w:r w:rsidRPr="00656AA4">
        <w:rPr>
          <w:rFonts w:asciiTheme="minorHAnsi" w:hAnsiTheme="minorHAnsi" w:cstheme="minorHAnsi"/>
          <w:sz w:val="24"/>
          <w:szCs w:val="24"/>
        </w:rPr>
        <w:t>14.1 Use Case Details</w:t>
      </w:r>
      <w:bookmarkEnd w:id="67"/>
    </w:p>
    <w:tbl>
      <w:tblPr>
        <w:tblStyle w:val="TableGrid"/>
        <w:tblW w:w="9360" w:type="dxa"/>
        <w:tblLook w:val="0000" w:firstRow="0" w:lastRow="0" w:firstColumn="0" w:lastColumn="0" w:noHBand="0" w:noVBand="0"/>
      </w:tblPr>
      <w:tblGrid>
        <w:gridCol w:w="2200"/>
        <w:gridCol w:w="7160"/>
      </w:tblGrid>
      <w:tr w:rsidR="00011E8F" w:rsidRPr="00656AA4" w14:paraId="04B71527" w14:textId="77777777" w:rsidTr="0015070D">
        <w:trPr>
          <w:trHeight w:val="432"/>
        </w:trPr>
        <w:tc>
          <w:tcPr>
            <w:tcW w:w="2200" w:type="dxa"/>
            <w:shd w:val="clear" w:color="auto" w:fill="002060"/>
            <w:vAlign w:val="center"/>
          </w:tcPr>
          <w:p w14:paraId="71C1873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286D5087"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UC-01</w:t>
            </w:r>
          </w:p>
        </w:tc>
      </w:tr>
      <w:tr w:rsidR="00011E8F" w:rsidRPr="00656AA4" w14:paraId="4C3DB982" w14:textId="77777777" w:rsidTr="0015070D">
        <w:trPr>
          <w:trHeight w:val="432"/>
        </w:trPr>
        <w:tc>
          <w:tcPr>
            <w:tcW w:w="2200" w:type="dxa"/>
            <w:shd w:val="clear" w:color="auto" w:fill="002060"/>
            <w:vAlign w:val="center"/>
          </w:tcPr>
          <w:p w14:paraId="7EB31EE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38B67F4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AI-Assisted Policy Drafting</w:t>
            </w:r>
          </w:p>
        </w:tc>
      </w:tr>
      <w:tr w:rsidR="00011E8F" w:rsidRPr="00656AA4" w14:paraId="3D5DF228" w14:textId="77777777" w:rsidTr="0015070D">
        <w:trPr>
          <w:trHeight w:val="432"/>
        </w:trPr>
        <w:tc>
          <w:tcPr>
            <w:tcW w:w="2200" w:type="dxa"/>
            <w:shd w:val="clear" w:color="auto" w:fill="002060"/>
            <w:vAlign w:val="center"/>
          </w:tcPr>
          <w:p w14:paraId="77028D9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37FE99C5"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FR-02</w:t>
            </w:r>
          </w:p>
        </w:tc>
      </w:tr>
      <w:tr w:rsidR="00011E8F" w:rsidRPr="00656AA4" w14:paraId="5EBADB8C" w14:textId="77777777" w:rsidTr="0015070D">
        <w:trPr>
          <w:trHeight w:val="432"/>
        </w:trPr>
        <w:tc>
          <w:tcPr>
            <w:tcW w:w="2200" w:type="dxa"/>
            <w:shd w:val="clear" w:color="auto" w:fill="002060"/>
            <w:vAlign w:val="center"/>
          </w:tcPr>
          <w:p w14:paraId="581FCF5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5761D1CF"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Enable Policy Analysts to generate a structured, evidence-based policy draft grounded in Saudi Law, Royal Decrees, and Vision 2030 KPIs, reducing drafting time from weeks to hours.</w:t>
            </w:r>
          </w:p>
        </w:tc>
      </w:tr>
      <w:tr w:rsidR="00011E8F" w:rsidRPr="00656AA4" w14:paraId="6E2DE1C4" w14:textId="77777777" w:rsidTr="0015070D">
        <w:trPr>
          <w:trHeight w:val="432"/>
        </w:trPr>
        <w:tc>
          <w:tcPr>
            <w:tcW w:w="2200" w:type="dxa"/>
            <w:shd w:val="clear" w:color="auto" w:fill="002060"/>
            <w:vAlign w:val="center"/>
          </w:tcPr>
          <w:p w14:paraId="4185728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3787C21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w:t>
            </w:r>
          </w:p>
        </w:tc>
      </w:tr>
      <w:tr w:rsidR="00011E8F" w:rsidRPr="00656AA4" w14:paraId="30D83503" w14:textId="77777777" w:rsidTr="0015070D">
        <w:trPr>
          <w:trHeight w:val="432"/>
        </w:trPr>
        <w:tc>
          <w:tcPr>
            <w:tcW w:w="2200" w:type="dxa"/>
            <w:shd w:val="clear" w:color="auto" w:fill="002060"/>
            <w:vAlign w:val="center"/>
          </w:tcPr>
          <w:p w14:paraId="713B0E3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019E4C0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Legal &amp; Compliance Officer; Housing Economist; AI Generation Engine (System)</w:t>
            </w:r>
          </w:p>
        </w:tc>
      </w:tr>
      <w:tr w:rsidR="00011E8F" w:rsidRPr="00656AA4" w14:paraId="6F69772B" w14:textId="77777777" w:rsidTr="0015070D">
        <w:trPr>
          <w:trHeight w:val="432"/>
        </w:trPr>
        <w:tc>
          <w:tcPr>
            <w:tcW w:w="2200" w:type="dxa"/>
            <w:shd w:val="clear" w:color="auto" w:fill="002060"/>
            <w:vAlign w:val="center"/>
          </w:tcPr>
          <w:p w14:paraId="717686F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6B246CA9"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initiates a new policy in the Policy Registry with stated objectives and constraints.</w:t>
            </w:r>
          </w:p>
        </w:tc>
      </w:tr>
      <w:tr w:rsidR="00011E8F" w:rsidRPr="00656AA4" w14:paraId="3DA2B940" w14:textId="77777777" w:rsidTr="0015070D">
        <w:trPr>
          <w:trHeight w:val="432"/>
        </w:trPr>
        <w:tc>
          <w:tcPr>
            <w:tcW w:w="2200" w:type="dxa"/>
            <w:shd w:val="clear" w:color="auto" w:fill="002060"/>
            <w:vAlign w:val="center"/>
          </w:tcPr>
          <w:p w14:paraId="3C0D9C7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7139489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Analyst authenticated via Nafath; Policy Registry accessible; Legal Repository and benchmark datasets synced within the last 30 days.</w:t>
            </w:r>
          </w:p>
        </w:tc>
      </w:tr>
      <w:tr w:rsidR="00011E8F" w:rsidRPr="00656AA4" w14:paraId="6AE5C61B" w14:textId="77777777" w:rsidTr="0015070D">
        <w:trPr>
          <w:trHeight w:val="432"/>
        </w:trPr>
        <w:tc>
          <w:tcPr>
            <w:tcW w:w="2200" w:type="dxa"/>
            <w:shd w:val="clear" w:color="auto" w:fill="002060"/>
            <w:vAlign w:val="center"/>
          </w:tcPr>
          <w:p w14:paraId="26A9916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523C35B8"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Analyst enters policy objective(s), target sector, and constraints (fiscal, legal, geographic).</w:t>
            </w:r>
            <w:r w:rsidRPr="00656AA4">
              <w:rPr>
                <w:rFonts w:asciiTheme="minorHAnsi" w:hAnsiTheme="minorHAnsi" w:cstheme="minorHAnsi"/>
              </w:rPr>
              <w:br/>
              <w:t>2. System performs semantic search across the Knowledge Graph and retrieves relevant precedents, Royal Decrees, and global benchmarks.</w:t>
            </w:r>
            <w:r w:rsidRPr="00656AA4">
              <w:rPr>
                <w:rFonts w:asciiTheme="minorHAnsi" w:hAnsiTheme="minorHAnsi" w:cstheme="minorHAnsi"/>
              </w:rPr>
              <w:br/>
              <w:t>3. AI generates a structured policy draft including legal basis, objectives, key provisions, mechanisms, and impact summary.</w:t>
            </w:r>
            <w:r w:rsidRPr="00656AA4">
              <w:rPr>
                <w:rFonts w:asciiTheme="minorHAnsi" w:hAnsiTheme="minorHAnsi" w:cstheme="minorHAnsi"/>
              </w:rPr>
              <w:br/>
              <w:t>4. System attaches an Explainability Report citing the data points, legal articles, and precedents used.</w:t>
            </w:r>
            <w:r w:rsidRPr="00656AA4">
              <w:rPr>
                <w:rFonts w:asciiTheme="minorHAnsi" w:hAnsiTheme="minorHAnsi" w:cstheme="minorHAnsi"/>
              </w:rPr>
              <w:br/>
              <w:t>5. Analyst reviews, edits, and saves the draft as v0.1 in the Institutional Memory Vault.</w:t>
            </w:r>
          </w:p>
        </w:tc>
      </w:tr>
      <w:tr w:rsidR="00011E8F" w:rsidRPr="00656AA4" w14:paraId="6AC57A1E" w14:textId="77777777" w:rsidTr="0015070D">
        <w:trPr>
          <w:trHeight w:val="432"/>
        </w:trPr>
        <w:tc>
          <w:tcPr>
            <w:tcW w:w="2200" w:type="dxa"/>
            <w:shd w:val="clear" w:color="auto" w:fill="002060"/>
            <w:vAlign w:val="center"/>
          </w:tcPr>
          <w:p w14:paraId="0BEDFA1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439FF6A2"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fewer than three precedents or two legal circulars are available, the AI flags the output as “Insufficient Grounding” and prevents escalation (Explainability Gateway).</w:t>
            </w:r>
            <w:r w:rsidRPr="00656AA4">
              <w:rPr>
                <w:rFonts w:asciiTheme="minorHAnsi" w:hAnsiTheme="minorHAnsi" w:cstheme="minorHAnsi"/>
              </w:rPr>
              <w:br/>
              <w:t>A2. If the objective conflicts with an existing ministerial directive, the system halts generation and redirects the analyst to the Conflict Detection screen.</w:t>
            </w:r>
            <w:r w:rsidRPr="00656AA4">
              <w:rPr>
                <w:rFonts w:asciiTheme="minorHAnsi" w:hAnsiTheme="minorHAnsi" w:cstheme="minorHAnsi"/>
              </w:rPr>
              <w:br/>
              <w:t>If failure occurs: the draft is quarantined, Analyst is notified, and the incident is logged in the audit trail for Data Scientist review.</w:t>
            </w:r>
          </w:p>
        </w:tc>
      </w:tr>
      <w:tr w:rsidR="00011E8F" w:rsidRPr="00656AA4" w14:paraId="25B9C090" w14:textId="77777777" w:rsidTr="0015070D">
        <w:trPr>
          <w:trHeight w:val="432"/>
        </w:trPr>
        <w:tc>
          <w:tcPr>
            <w:tcW w:w="2200" w:type="dxa"/>
            <w:shd w:val="clear" w:color="auto" w:fill="002060"/>
            <w:vAlign w:val="center"/>
          </w:tcPr>
          <w:p w14:paraId="34EAC5D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2DB5779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Every generated clause must cite its supporting data source (XAI mandate).</w:t>
            </w:r>
            <w:r w:rsidRPr="00656AA4">
              <w:rPr>
                <w:rFonts w:asciiTheme="minorHAnsi" w:hAnsiTheme="minorHAnsi" w:cstheme="minorHAnsi"/>
              </w:rPr>
              <w:br/>
              <w:t>Drafts are auto-versioned and become immutable once saved.</w:t>
            </w:r>
            <w:r w:rsidRPr="00656AA4">
              <w:rPr>
                <w:rFonts w:asciiTheme="minorHAnsi" w:hAnsiTheme="minorHAnsi" w:cstheme="minorHAnsi"/>
              </w:rPr>
              <w:br/>
              <w:t>All AI inference must be performed on sovereign infrastructure (NCA / SDAIA compliance).</w:t>
            </w:r>
          </w:p>
        </w:tc>
      </w:tr>
      <w:tr w:rsidR="00011E8F" w:rsidRPr="00656AA4" w14:paraId="20B0457B" w14:textId="77777777" w:rsidTr="0015070D">
        <w:trPr>
          <w:trHeight w:val="432"/>
        </w:trPr>
        <w:tc>
          <w:tcPr>
            <w:tcW w:w="2200" w:type="dxa"/>
            <w:shd w:val="clear" w:color="auto" w:fill="002060"/>
            <w:vAlign w:val="center"/>
          </w:tcPr>
          <w:p w14:paraId="621D0C9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0F7899C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Objectives, Constraints, Target Sector, Target KPIs, Budget envelope.</w:t>
            </w:r>
            <w:r w:rsidRPr="00656AA4">
              <w:rPr>
                <w:rFonts w:asciiTheme="minorHAnsi" w:hAnsiTheme="minorHAnsi" w:cstheme="minorHAnsi"/>
              </w:rPr>
              <w:br/>
              <w:t>Outputs: Structured Policy Draft (JSON + PDF), Explainability Report, Vision 2030 Alignment Score, Initial Risk Score.</w:t>
            </w:r>
          </w:p>
        </w:tc>
      </w:tr>
      <w:tr w:rsidR="00011E8F" w:rsidRPr="00656AA4" w14:paraId="32D13D07" w14:textId="77777777" w:rsidTr="0015070D">
        <w:trPr>
          <w:trHeight w:val="432"/>
        </w:trPr>
        <w:tc>
          <w:tcPr>
            <w:tcW w:w="2200" w:type="dxa"/>
            <w:shd w:val="clear" w:color="auto" w:fill="002060"/>
            <w:vAlign w:val="center"/>
          </w:tcPr>
          <w:p w14:paraId="25663F8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5E9FC83A"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valid objectives and constraints WHEN “Generate” is triggered THEN a structured draft is produced within 60 seconds AND every clause includes a citation AND the Vision 2030 Alignment Score is calculated AND the draft is stored as v0.1 in the Institutional Memory Vault.</w:t>
            </w:r>
          </w:p>
        </w:tc>
      </w:tr>
    </w:tbl>
    <w:p w14:paraId="201EF4DC"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1556"/>
        <w:gridCol w:w="1494"/>
        <w:gridCol w:w="1493"/>
        <w:gridCol w:w="1298"/>
        <w:gridCol w:w="1523"/>
        <w:gridCol w:w="1399"/>
      </w:tblGrid>
      <w:tr w:rsidR="00011E8F" w:rsidRPr="00656AA4" w14:paraId="4EBD16B8"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EA4620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lastRenderedPageBreak/>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3528D8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10C30B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BB67B1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29CA5E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E96521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7D7D96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4F30A62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471D6EC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Policy Drafting Workspace</w:t>
            </w:r>
          </w:p>
        </w:tc>
      </w:tr>
      <w:tr w:rsidR="00011E8F" w:rsidRPr="00656AA4" w14:paraId="0CBB442C"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862434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Policy Inputs</w:t>
            </w:r>
          </w:p>
        </w:tc>
      </w:tr>
      <w:tr w:rsidR="00011E8F" w:rsidRPr="00656AA4" w14:paraId="7A4663F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3315D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DA9CD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C0EBD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Input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24158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5AE35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2D1424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Max 200 chars; must be unique in registry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E8490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Duplicate-name inline error</w:t>
            </w:r>
          </w:p>
        </w:tc>
      </w:tr>
      <w:tr w:rsidR="00011E8F" w:rsidRPr="00656AA4" w14:paraId="37D58C0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75CD1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74943B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Target Sector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B7C06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5C67E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0C311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C3FD2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Housing, Municipal, Infrastructure, Environmental, Social, Smart Cities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D4553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5AAEDF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699DB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D55A8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Sub-Sector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FFE414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1B645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E60B4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4B147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Depends on Target Sector</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5D985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9829B05"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790AA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9B942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Primary Objective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28F2E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FB97A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F57CA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BB886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Max 500 chars; plain-language objective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6CB5A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56E31F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81DB3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C4BDD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Vision 2030 Pillar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8B4365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95F29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78840C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2AF04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Maps to national pillars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50E50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8EEE96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7F33B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F081D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Budget Envelope (SAR)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B13CE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7ABED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F906A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81948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Must be non-negative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2CDB8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71FCCE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7D6EC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70EEDD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Legal / Geographic Constraints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2C7BB4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679E8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38984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3788D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Free-text constraints for AI grounding</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8A0CF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BBCC50B"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A05633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Generation Controls</w:t>
            </w:r>
          </w:p>
        </w:tc>
      </w:tr>
      <w:tr w:rsidR="00011E8F" w:rsidRPr="00656AA4" w14:paraId="25ADC54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E0257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092FD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Generate Draft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7D82E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13C77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D8CBB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0C2C5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Triggers AI policy generation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0E891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Spinner + ETA</w:t>
            </w:r>
          </w:p>
        </w:tc>
      </w:tr>
      <w:tr w:rsidR="00011E8F" w:rsidRPr="00656AA4" w14:paraId="7010170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769FD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DEFF6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Grounding Mode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8F8805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Radio Group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5FBBF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Precedent-heavy</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BB5F2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63D51C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Precedent-heavy / Balanced / Novel</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7607A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A19C53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4519DA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Draft Output</w:t>
            </w:r>
          </w:p>
        </w:tc>
      </w:tr>
      <w:tr w:rsidR="00011E8F" w:rsidRPr="00656AA4" w14:paraId="31EBD90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B0B07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6FAAD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Structured Draft Preview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8FAB90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98113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DA1BA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632B3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Rendered policy draft with clauses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7C844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F16AC4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F1F30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11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06302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Explainability Report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735B9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Expandable Panel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8D3B2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Collapsed</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23CAD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2A963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Per-clause citations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D1A79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68FE5F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DD40E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1058B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Vision 2030 Alignment Score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27C95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 (Gauge)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648B5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4255E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E776A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0–100, colour-coded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C0EEA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7F497D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760D2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E32B2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Save to Vault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FBEB9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89A09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E2F5E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FFB2F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Persists as v0.1</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80D19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toast</w:t>
            </w:r>
          </w:p>
        </w:tc>
      </w:tr>
    </w:tbl>
    <w:p w14:paraId="0D72102A"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4C152BB4" w14:textId="77777777" w:rsidTr="0015070D">
        <w:trPr>
          <w:trHeight w:val="432"/>
        </w:trPr>
        <w:tc>
          <w:tcPr>
            <w:tcW w:w="2200" w:type="dxa"/>
            <w:shd w:val="clear" w:color="auto" w:fill="002060"/>
            <w:vAlign w:val="center"/>
          </w:tcPr>
          <w:p w14:paraId="6BE2D4C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780AA97D"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UC-02</w:t>
            </w:r>
          </w:p>
        </w:tc>
      </w:tr>
      <w:tr w:rsidR="00011E8F" w:rsidRPr="00656AA4" w14:paraId="67DD4E91" w14:textId="77777777" w:rsidTr="0015070D">
        <w:trPr>
          <w:trHeight w:val="432"/>
        </w:trPr>
        <w:tc>
          <w:tcPr>
            <w:tcW w:w="2200" w:type="dxa"/>
            <w:shd w:val="clear" w:color="auto" w:fill="002060"/>
            <w:vAlign w:val="center"/>
          </w:tcPr>
          <w:p w14:paraId="633A65A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525A28D5"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Policy Conflict &amp; Duplication Detection</w:t>
            </w:r>
          </w:p>
        </w:tc>
      </w:tr>
      <w:tr w:rsidR="00011E8F" w:rsidRPr="00656AA4" w14:paraId="42592158" w14:textId="77777777" w:rsidTr="0015070D">
        <w:trPr>
          <w:trHeight w:val="432"/>
        </w:trPr>
        <w:tc>
          <w:tcPr>
            <w:tcW w:w="2200" w:type="dxa"/>
            <w:shd w:val="clear" w:color="auto" w:fill="002060"/>
            <w:vAlign w:val="center"/>
          </w:tcPr>
          <w:p w14:paraId="301BECB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3A53F7E0"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FR-03</w:t>
            </w:r>
          </w:p>
        </w:tc>
      </w:tr>
      <w:tr w:rsidR="00011E8F" w:rsidRPr="00656AA4" w14:paraId="04BA9580" w14:textId="77777777" w:rsidTr="0015070D">
        <w:trPr>
          <w:trHeight w:val="432"/>
        </w:trPr>
        <w:tc>
          <w:tcPr>
            <w:tcW w:w="2200" w:type="dxa"/>
            <w:shd w:val="clear" w:color="auto" w:fill="002060"/>
            <w:vAlign w:val="center"/>
          </w:tcPr>
          <w:p w14:paraId="7061060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5532462A"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Automatically identify overlapping, redundant, or contradictory policies across MOMAH and inter-ministerial regulations before a draft enters ministerial review.</w:t>
            </w:r>
          </w:p>
        </w:tc>
      </w:tr>
      <w:tr w:rsidR="00011E8F" w:rsidRPr="00656AA4" w14:paraId="03E2A995" w14:textId="77777777" w:rsidTr="0015070D">
        <w:trPr>
          <w:trHeight w:val="432"/>
        </w:trPr>
        <w:tc>
          <w:tcPr>
            <w:tcW w:w="2200" w:type="dxa"/>
            <w:shd w:val="clear" w:color="auto" w:fill="002060"/>
            <w:vAlign w:val="center"/>
          </w:tcPr>
          <w:p w14:paraId="0505F39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505FBD01"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Legal &amp; Compliance Officer</w:t>
            </w:r>
          </w:p>
        </w:tc>
      </w:tr>
      <w:tr w:rsidR="00011E8F" w:rsidRPr="00656AA4" w14:paraId="7424BAA0" w14:textId="77777777" w:rsidTr="0015070D">
        <w:trPr>
          <w:trHeight w:val="432"/>
        </w:trPr>
        <w:tc>
          <w:tcPr>
            <w:tcW w:w="2200" w:type="dxa"/>
            <w:shd w:val="clear" w:color="auto" w:fill="002060"/>
            <w:vAlign w:val="center"/>
          </w:tcPr>
          <w:p w14:paraId="299060E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22E2DC2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Regulatory Conflict Engine (System); Inter-Ministerial Data Feeds (SAMA, MoF, MISA)</w:t>
            </w:r>
          </w:p>
        </w:tc>
      </w:tr>
      <w:tr w:rsidR="00011E8F" w:rsidRPr="00656AA4" w14:paraId="75DB8F18" w14:textId="77777777" w:rsidTr="0015070D">
        <w:trPr>
          <w:trHeight w:val="432"/>
        </w:trPr>
        <w:tc>
          <w:tcPr>
            <w:tcW w:w="2200" w:type="dxa"/>
            <w:shd w:val="clear" w:color="auto" w:fill="002060"/>
            <w:vAlign w:val="center"/>
          </w:tcPr>
          <w:p w14:paraId="401892F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09CC18AE"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policy draft is saved or submitted for review.</w:t>
            </w:r>
          </w:p>
        </w:tc>
      </w:tr>
      <w:tr w:rsidR="00011E8F" w:rsidRPr="00656AA4" w14:paraId="1BCBB152" w14:textId="77777777" w:rsidTr="0015070D">
        <w:trPr>
          <w:trHeight w:val="432"/>
        </w:trPr>
        <w:tc>
          <w:tcPr>
            <w:tcW w:w="2200" w:type="dxa"/>
            <w:shd w:val="clear" w:color="auto" w:fill="002060"/>
            <w:vAlign w:val="center"/>
          </w:tcPr>
          <w:p w14:paraId="030D7B4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373F8B31"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Canonical Policy Registry is up to date; inter-ministerial linkages are resolved in the Knowledge Graph.</w:t>
            </w:r>
          </w:p>
        </w:tc>
      </w:tr>
      <w:tr w:rsidR="00011E8F" w:rsidRPr="00656AA4" w14:paraId="26739D23" w14:textId="77777777" w:rsidTr="0015070D">
        <w:trPr>
          <w:trHeight w:val="432"/>
        </w:trPr>
        <w:tc>
          <w:tcPr>
            <w:tcW w:w="2200" w:type="dxa"/>
            <w:shd w:val="clear" w:color="auto" w:fill="002060"/>
            <w:vAlign w:val="center"/>
          </w:tcPr>
          <w:p w14:paraId="705E4B1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6C7382F3"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System scans the draft against all active policies in the Registry.</w:t>
            </w:r>
            <w:r w:rsidRPr="00656AA4">
              <w:rPr>
                <w:rFonts w:asciiTheme="minorHAnsi" w:hAnsiTheme="minorHAnsi" w:cstheme="minorHAnsi"/>
              </w:rPr>
              <w:br/>
              <w:t>2. Regulatory Conflict Engine flags duplications, overlaps, contradictions, and jurisdictional clashes.</w:t>
            </w:r>
            <w:r w:rsidRPr="00656AA4">
              <w:rPr>
                <w:rFonts w:asciiTheme="minorHAnsi" w:hAnsiTheme="minorHAnsi" w:cstheme="minorHAnsi"/>
              </w:rPr>
              <w:br/>
              <w:t>3. System produces a Conflict Report with severity scoring (Low / Medium / High / Critical) and references to every conflicting article.</w:t>
            </w:r>
            <w:r w:rsidRPr="00656AA4">
              <w:rPr>
                <w:rFonts w:asciiTheme="minorHAnsi" w:hAnsiTheme="minorHAnsi" w:cstheme="minorHAnsi"/>
              </w:rPr>
              <w:br/>
              <w:t>4. Legal Officer reviews each flag and marks it as “Resolved”, “Dismissed”, or “Requires Amendment”.</w:t>
            </w:r>
            <w:r w:rsidRPr="00656AA4">
              <w:rPr>
                <w:rFonts w:asciiTheme="minorHAnsi" w:hAnsiTheme="minorHAnsi" w:cstheme="minorHAnsi"/>
              </w:rPr>
              <w:br/>
              <w:t>5. System locks the draft from further progression until all “Critical” flags are resolved.</w:t>
            </w:r>
          </w:p>
        </w:tc>
      </w:tr>
      <w:tr w:rsidR="00011E8F" w:rsidRPr="00656AA4" w14:paraId="6F604005" w14:textId="77777777" w:rsidTr="0015070D">
        <w:trPr>
          <w:trHeight w:val="432"/>
        </w:trPr>
        <w:tc>
          <w:tcPr>
            <w:tcW w:w="2200" w:type="dxa"/>
            <w:shd w:val="clear" w:color="auto" w:fill="002060"/>
            <w:vAlign w:val="center"/>
          </w:tcPr>
          <w:p w14:paraId="3C60211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4EE2D708"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a flagged policy is owned by another Ministry, the system generates a Cross-Sector Ripple Effect report and notifies the relevant authority via Yesser GSB.</w:t>
            </w:r>
            <w:r w:rsidRPr="00656AA4">
              <w:rPr>
                <w:rFonts w:asciiTheme="minorHAnsi" w:hAnsiTheme="minorHAnsi" w:cstheme="minorHAnsi"/>
              </w:rPr>
              <w:br/>
              <w:t>A2. If conflict resolution is contested, the flag is escalated to the Director of Policy (Tier 2).</w:t>
            </w:r>
            <w:r w:rsidRPr="00656AA4">
              <w:rPr>
                <w:rFonts w:asciiTheme="minorHAnsi" w:hAnsiTheme="minorHAnsi" w:cstheme="minorHAnsi"/>
              </w:rPr>
              <w:br/>
              <w:t>If failure occurs: the Conflict Engine logs the incident and temporarily halts ingestion of the affected registry branch.</w:t>
            </w:r>
          </w:p>
        </w:tc>
      </w:tr>
      <w:tr w:rsidR="00011E8F" w:rsidRPr="00656AA4" w14:paraId="05237BC6" w14:textId="77777777" w:rsidTr="0015070D">
        <w:trPr>
          <w:trHeight w:val="432"/>
        </w:trPr>
        <w:tc>
          <w:tcPr>
            <w:tcW w:w="2200" w:type="dxa"/>
            <w:shd w:val="clear" w:color="auto" w:fill="002060"/>
            <w:vAlign w:val="center"/>
          </w:tcPr>
          <w:p w14:paraId="5A84F22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394AC990"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No policy may advance past the “Review” stage with unresolved Critical conflicts.</w:t>
            </w:r>
            <w:r w:rsidRPr="00656AA4">
              <w:rPr>
                <w:rFonts w:asciiTheme="minorHAnsi" w:hAnsiTheme="minorHAnsi" w:cstheme="minorHAnsi"/>
              </w:rPr>
              <w:br/>
              <w:t>All conflict resolutions are logged in the immutable audit trail.</w:t>
            </w:r>
            <w:r w:rsidRPr="00656AA4">
              <w:rPr>
                <w:rFonts w:asciiTheme="minorHAnsi" w:hAnsiTheme="minorHAnsi" w:cstheme="minorHAnsi"/>
              </w:rPr>
              <w:br/>
              <w:t>Every flag must be traceable to the specific article or decree that causes the conflict.</w:t>
            </w:r>
          </w:p>
        </w:tc>
      </w:tr>
      <w:tr w:rsidR="00011E8F" w:rsidRPr="00656AA4" w14:paraId="5A41FAAE" w14:textId="77777777" w:rsidTr="0015070D">
        <w:trPr>
          <w:trHeight w:val="432"/>
        </w:trPr>
        <w:tc>
          <w:tcPr>
            <w:tcW w:w="2200" w:type="dxa"/>
            <w:shd w:val="clear" w:color="auto" w:fill="002060"/>
            <w:vAlign w:val="center"/>
          </w:tcPr>
          <w:p w14:paraId="3D5001F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416852EC"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Draft policy; active Policy Registry; inter-ministerial ontology.</w:t>
            </w:r>
            <w:r w:rsidRPr="00656AA4">
              <w:rPr>
                <w:rFonts w:asciiTheme="minorHAnsi" w:hAnsiTheme="minorHAnsi" w:cstheme="minorHAnsi"/>
              </w:rPr>
              <w:br/>
              <w:t>Outputs: Conflict Report, Severity Score, Ripple Effect Map, Audit Log entry.</w:t>
            </w:r>
          </w:p>
        </w:tc>
      </w:tr>
      <w:tr w:rsidR="00011E8F" w:rsidRPr="00656AA4" w14:paraId="2B6E48D1" w14:textId="77777777" w:rsidTr="0015070D">
        <w:trPr>
          <w:trHeight w:val="432"/>
        </w:trPr>
        <w:tc>
          <w:tcPr>
            <w:tcW w:w="2200" w:type="dxa"/>
            <w:shd w:val="clear" w:color="auto" w:fill="002060"/>
            <w:vAlign w:val="center"/>
          </w:tcPr>
          <w:p w14:paraId="303AC1F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59304259"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draft policy WHEN submitted for review THEN a Conflict Report is generated within 30 seconds AND no draft with Critical conflicts can proceed AND every flag is traceable to source articles.</w:t>
            </w:r>
          </w:p>
        </w:tc>
      </w:tr>
    </w:tbl>
    <w:p w14:paraId="40EC56C3"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449374D9"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5C952B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776916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AB4868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A9A347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8DBE5C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70B5C8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9E8D72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750E8887"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7F675B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lastRenderedPageBreak/>
              <w:t>Screen Title: Conflict Detection Report</w:t>
            </w:r>
          </w:p>
        </w:tc>
      </w:tr>
      <w:tr w:rsidR="00011E8F" w:rsidRPr="00656AA4" w14:paraId="7D45F5E1"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499892D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Scan Header</w:t>
            </w:r>
          </w:p>
        </w:tc>
      </w:tr>
      <w:tr w:rsidR="00011E8F" w:rsidRPr="00656AA4" w14:paraId="3856B36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F6A64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56079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Reference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6D702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73D17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37D1D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7B136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Draft policy under scan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2A53E6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9E3C5A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12E528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2127D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Scan Timestamp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0317E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DateTime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B827B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D7B56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56ECD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Time of last scan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FC7AA7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C6F997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22DF3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D99C9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Total Flags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5835E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17ABF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2DEC0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3C5216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Count by severity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9EA01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FD54597"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060778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Filters</w:t>
            </w:r>
          </w:p>
        </w:tc>
      </w:tr>
      <w:tr w:rsidR="00011E8F" w:rsidRPr="00656AA4" w14:paraId="42D6B02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DB6E6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270FE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Severity Filter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99EA6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C186C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All</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5D07B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FED06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Low / Medium / High / Critical</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8CDBB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5FF248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31E2B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1D2CEE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Ministry Filter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57967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34D97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All</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8813A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66006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Filters by owning ministry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32B0F8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DAD9C4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829264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Flag List</w:t>
            </w:r>
          </w:p>
        </w:tc>
      </w:tr>
      <w:tr w:rsidR="00011E8F" w:rsidRPr="00656AA4" w14:paraId="7239407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52062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C2A0E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Flag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A42B4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1DA08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A360F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CC819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Each row = one conflict with severity, source article, description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94096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6A0730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6B91E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C89E2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Decision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69606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 (per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A4BF9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55D73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2E77D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Resolved / Dismissed / Requires Amendment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B7DCD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Blocks advance if any Critical unresolved</w:t>
            </w:r>
          </w:p>
        </w:tc>
      </w:tr>
      <w:tr w:rsidR="00011E8F" w:rsidRPr="00656AA4" w14:paraId="078236C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6AD47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651CF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Justification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F15EE4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 (per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61ED0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CE504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EBE27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Required for Dismiss on Critical</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5AF55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7BD45D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97BA6D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Submission</w:t>
            </w:r>
          </w:p>
        </w:tc>
      </w:tr>
      <w:tr w:rsidR="00011E8F" w:rsidRPr="00656AA4" w14:paraId="51CD8DB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2C8BD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FC946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Submit Resolution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D7596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8E285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2AECD4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06DD2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Advances policy only if no unresolved Critical flags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60489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D373F4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C27C8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30E34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Export Report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8AC04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0030B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591E1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E3403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PDF with flag list + decisions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24BB6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bl>
    <w:p w14:paraId="2B8287B7"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44C3B3C1" w14:textId="77777777" w:rsidTr="0015070D">
        <w:trPr>
          <w:trHeight w:val="432"/>
        </w:trPr>
        <w:tc>
          <w:tcPr>
            <w:tcW w:w="2200" w:type="dxa"/>
            <w:shd w:val="clear" w:color="auto" w:fill="002060"/>
            <w:vAlign w:val="center"/>
          </w:tcPr>
          <w:p w14:paraId="499D4EE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32E98C9A"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rPr>
              <w:t>UC-03</w:t>
            </w:r>
          </w:p>
        </w:tc>
      </w:tr>
      <w:tr w:rsidR="00011E8F" w:rsidRPr="00656AA4" w14:paraId="16AC18EA" w14:textId="77777777" w:rsidTr="0015070D">
        <w:trPr>
          <w:trHeight w:val="432"/>
        </w:trPr>
        <w:tc>
          <w:tcPr>
            <w:tcW w:w="2200" w:type="dxa"/>
            <w:shd w:val="clear" w:color="auto" w:fill="002060"/>
            <w:vAlign w:val="center"/>
          </w:tcPr>
          <w:p w14:paraId="22D3DBB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34A0C4D6"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Multi-Variable Policy Impact Simulation</w:t>
            </w:r>
          </w:p>
        </w:tc>
      </w:tr>
      <w:tr w:rsidR="00011E8F" w:rsidRPr="00656AA4" w14:paraId="1E7D5F77" w14:textId="77777777" w:rsidTr="0015070D">
        <w:trPr>
          <w:trHeight w:val="432"/>
        </w:trPr>
        <w:tc>
          <w:tcPr>
            <w:tcW w:w="2200" w:type="dxa"/>
            <w:shd w:val="clear" w:color="auto" w:fill="002060"/>
            <w:vAlign w:val="center"/>
          </w:tcPr>
          <w:p w14:paraId="6344944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Related Functional Requirement</w:t>
            </w:r>
          </w:p>
        </w:tc>
        <w:tc>
          <w:tcPr>
            <w:tcW w:w="7160" w:type="dxa"/>
            <w:shd w:val="clear" w:color="auto" w:fill="002060"/>
            <w:vAlign w:val="center"/>
          </w:tcPr>
          <w:p w14:paraId="58FA899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FR-10</w:t>
            </w:r>
          </w:p>
        </w:tc>
      </w:tr>
      <w:tr w:rsidR="00011E8F" w:rsidRPr="00656AA4" w14:paraId="167D600D" w14:textId="77777777" w:rsidTr="0015070D">
        <w:trPr>
          <w:trHeight w:val="432"/>
        </w:trPr>
        <w:tc>
          <w:tcPr>
            <w:tcW w:w="2200" w:type="dxa"/>
            <w:shd w:val="clear" w:color="auto" w:fill="002060"/>
            <w:vAlign w:val="center"/>
          </w:tcPr>
          <w:p w14:paraId="4AC42A8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629F5B45"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Simulate the fiscal, social, and market consequences of a proposed policy across multiple scenarios before enactment, to reduce reversals and fiscal overruns.</w:t>
            </w:r>
          </w:p>
        </w:tc>
      </w:tr>
      <w:tr w:rsidR="00011E8F" w:rsidRPr="00656AA4" w14:paraId="33A7221F" w14:textId="77777777" w:rsidTr="0015070D">
        <w:trPr>
          <w:trHeight w:val="432"/>
        </w:trPr>
        <w:tc>
          <w:tcPr>
            <w:tcW w:w="2200" w:type="dxa"/>
            <w:shd w:val="clear" w:color="auto" w:fill="002060"/>
            <w:vAlign w:val="center"/>
          </w:tcPr>
          <w:p w14:paraId="62DAA17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7871751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Housing Economist</w:t>
            </w:r>
          </w:p>
        </w:tc>
      </w:tr>
      <w:tr w:rsidR="00011E8F" w:rsidRPr="00656AA4" w14:paraId="658F320D" w14:textId="77777777" w:rsidTr="0015070D">
        <w:trPr>
          <w:trHeight w:val="432"/>
        </w:trPr>
        <w:tc>
          <w:tcPr>
            <w:tcW w:w="2200" w:type="dxa"/>
            <w:shd w:val="clear" w:color="auto" w:fill="002060"/>
            <w:vAlign w:val="center"/>
          </w:tcPr>
          <w:p w14:paraId="2DD4BC7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554F7D8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Data Scientist; Simulation Engine (System); Ministry of Finance (data feed)</w:t>
            </w:r>
          </w:p>
        </w:tc>
      </w:tr>
      <w:tr w:rsidR="00011E8F" w:rsidRPr="00656AA4" w14:paraId="3BEC33D1" w14:textId="77777777" w:rsidTr="0015070D">
        <w:trPr>
          <w:trHeight w:val="432"/>
        </w:trPr>
        <w:tc>
          <w:tcPr>
            <w:tcW w:w="2200" w:type="dxa"/>
            <w:shd w:val="clear" w:color="auto" w:fill="002060"/>
            <w:vAlign w:val="center"/>
          </w:tcPr>
          <w:p w14:paraId="41801BA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6AB1A3F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Economist selects an approved draft and launches a Simulation Run.</w:t>
            </w:r>
          </w:p>
        </w:tc>
      </w:tr>
      <w:tr w:rsidR="00011E8F" w:rsidRPr="00656AA4" w14:paraId="1D805728" w14:textId="77777777" w:rsidTr="0015070D">
        <w:trPr>
          <w:trHeight w:val="432"/>
        </w:trPr>
        <w:tc>
          <w:tcPr>
            <w:tcW w:w="2200" w:type="dxa"/>
            <w:shd w:val="clear" w:color="auto" w:fill="002060"/>
            <w:vAlign w:val="center"/>
          </w:tcPr>
          <w:p w14:paraId="6F8CA0C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0100F9EB"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Draft has cleared Conflict Detection; integrated datasets (GASTAT, SAMA, MoF) are ≤ 30 days old; simulation variables are configured.</w:t>
            </w:r>
          </w:p>
        </w:tc>
      </w:tr>
      <w:tr w:rsidR="00011E8F" w:rsidRPr="00656AA4" w14:paraId="63908780" w14:textId="77777777" w:rsidTr="0015070D">
        <w:trPr>
          <w:trHeight w:val="432"/>
        </w:trPr>
        <w:tc>
          <w:tcPr>
            <w:tcW w:w="2200" w:type="dxa"/>
            <w:shd w:val="clear" w:color="auto" w:fill="002060"/>
            <w:vAlign w:val="center"/>
          </w:tcPr>
          <w:p w14:paraId="5F9C688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0E621371"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Economist selects a baseline scenario and configures variables across Macro-Economic, Demographic / Social, Supply, and Financial / Market layers.</w:t>
            </w:r>
            <w:r w:rsidRPr="00656AA4">
              <w:rPr>
                <w:rFonts w:asciiTheme="minorHAnsi" w:hAnsiTheme="minorHAnsi" w:cstheme="minorHAnsi"/>
              </w:rPr>
              <w:br/>
              <w:t>2. System executes Agent-Based Modeling across the variable matrix and runs Monte Carlo iterations.</w:t>
            </w:r>
            <w:r w:rsidRPr="00656AA4">
              <w:rPr>
                <w:rFonts w:asciiTheme="minorHAnsi" w:hAnsiTheme="minorHAnsi" w:cstheme="minorHAnsi"/>
              </w:rPr>
              <w:br/>
              <w:t>3. System produces projected impact on homeownership rate, price-to-income ratio, fiscal exposure (NPV over 15 years), supply velocity, and regional distribution.</w:t>
            </w:r>
            <w:r w:rsidRPr="00656AA4">
              <w:rPr>
                <w:rFonts w:asciiTheme="minorHAnsi" w:hAnsiTheme="minorHAnsi" w:cstheme="minorHAnsi"/>
              </w:rPr>
              <w:br/>
              <w:t>4. System assigns a Predictive Success Score (0–100%) and flags the policy if the score is &lt; 80%.</w:t>
            </w:r>
            <w:r w:rsidRPr="00656AA4">
              <w:rPr>
                <w:rFonts w:asciiTheme="minorHAnsi" w:hAnsiTheme="minorHAnsi" w:cstheme="minorHAnsi"/>
              </w:rPr>
              <w:br/>
              <w:t>5. Economist compares up to three scenarios side-by-side and exports a two-page Impact Brief PDF.</w:t>
            </w:r>
          </w:p>
        </w:tc>
      </w:tr>
      <w:tr w:rsidR="00011E8F" w:rsidRPr="00656AA4" w14:paraId="08A9EDC4" w14:textId="77777777" w:rsidTr="0015070D">
        <w:trPr>
          <w:trHeight w:val="432"/>
        </w:trPr>
        <w:tc>
          <w:tcPr>
            <w:tcW w:w="2200" w:type="dxa"/>
            <w:shd w:val="clear" w:color="auto" w:fill="002060"/>
            <w:vAlign w:val="center"/>
          </w:tcPr>
          <w:p w14:paraId="3AAB353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552507D2"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dataset latency exceeds 30 days, outputs are watermarked “Low Confidence” (Data Latency Guard).</w:t>
            </w:r>
            <w:r w:rsidRPr="00656AA4">
              <w:rPr>
                <w:rFonts w:asciiTheme="minorHAnsi" w:hAnsiTheme="minorHAnsi" w:cstheme="minorHAnsi"/>
              </w:rPr>
              <w:br/>
              <w:t>A2. If Monte Carlo failure rate exceeds 30%, the policy is labeled “Unstable” and blocked from the Executive Dashboard (Stochastic Variance Guard).</w:t>
            </w:r>
            <w:r w:rsidRPr="00656AA4">
              <w:rPr>
                <w:rFonts w:asciiTheme="minorHAnsi" w:hAnsiTheme="minorHAnsi" w:cstheme="minorHAnsi"/>
              </w:rPr>
              <w:br/>
              <w:t>A3. If fiscal NPV is negative over 15 years, the system requires an explicit MoF Strategic Waiver before advancing (Fiscal Hard-Stop).</w:t>
            </w:r>
            <w:r w:rsidRPr="00656AA4">
              <w:rPr>
                <w:rFonts w:asciiTheme="minorHAnsi" w:hAnsiTheme="minorHAnsi" w:cstheme="minorHAnsi"/>
              </w:rPr>
              <w:br/>
              <w:t>If failure occurs: the simulation is aborted, partial results are discarded, and the Data Scientist is alerted for model diagnostics.</w:t>
            </w:r>
          </w:p>
        </w:tc>
      </w:tr>
      <w:tr w:rsidR="00011E8F" w:rsidRPr="00656AA4" w14:paraId="60A0E255" w14:textId="77777777" w:rsidTr="0015070D">
        <w:trPr>
          <w:trHeight w:val="432"/>
        </w:trPr>
        <w:tc>
          <w:tcPr>
            <w:tcW w:w="2200" w:type="dxa"/>
            <w:shd w:val="clear" w:color="auto" w:fill="002060"/>
            <w:vAlign w:val="center"/>
          </w:tcPr>
          <w:p w14:paraId="7A132FF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4D235C8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Level-1 simulation results must return in under 60 seconds (NFR-02).</w:t>
            </w:r>
            <w:r w:rsidRPr="00656AA4">
              <w:rPr>
                <w:rFonts w:asciiTheme="minorHAnsi" w:hAnsiTheme="minorHAnsi" w:cstheme="minorHAnsi"/>
              </w:rPr>
              <w:br/>
              <w:t>All simulation runs are logged in the Institutional Memory Vault with full variable snapshots.</w:t>
            </w:r>
            <w:r w:rsidRPr="00656AA4">
              <w:rPr>
                <w:rFonts w:asciiTheme="minorHAnsi" w:hAnsiTheme="minorHAnsi" w:cstheme="minorHAnsi"/>
              </w:rPr>
              <w:br/>
              <w:t>Simulation results cannot be overridden without Human-in-the-Loop validation.</w:t>
            </w:r>
          </w:p>
        </w:tc>
      </w:tr>
      <w:tr w:rsidR="00011E8F" w:rsidRPr="00656AA4" w14:paraId="758462F5" w14:textId="77777777" w:rsidTr="0015070D">
        <w:trPr>
          <w:trHeight w:val="432"/>
        </w:trPr>
        <w:tc>
          <w:tcPr>
            <w:tcW w:w="2200" w:type="dxa"/>
            <w:shd w:val="clear" w:color="auto" w:fill="002060"/>
            <w:vAlign w:val="center"/>
          </w:tcPr>
          <w:p w14:paraId="1717C16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056457AE"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Draft policy, variable matrix, scenario assumptions, historical baseline.</w:t>
            </w:r>
            <w:r w:rsidRPr="00656AA4">
              <w:rPr>
                <w:rFonts w:asciiTheme="minorHAnsi" w:hAnsiTheme="minorHAnsi" w:cstheme="minorHAnsi"/>
              </w:rPr>
              <w:br/>
              <w:t>Outputs: Impact Projections (fiscal / social / market), Predictive Success Score, Confidence Band, Impact Brief PDF.</w:t>
            </w:r>
          </w:p>
        </w:tc>
      </w:tr>
      <w:tr w:rsidR="00011E8F" w:rsidRPr="00656AA4" w14:paraId="0A38D76F" w14:textId="77777777" w:rsidTr="0015070D">
        <w:trPr>
          <w:trHeight w:val="432"/>
        </w:trPr>
        <w:tc>
          <w:tcPr>
            <w:tcW w:w="2200" w:type="dxa"/>
            <w:shd w:val="clear" w:color="auto" w:fill="002060"/>
            <w:vAlign w:val="center"/>
          </w:tcPr>
          <w:p w14:paraId="72D54C6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7BE13846"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policy draft and configured variables WHEN “Run Simulation” is triggered THEN Level-1 results return in ≤ 60 seconds AND the Predictive Success Score is displayed AND at least one guardrail verdict (Stable / Unstable / Low Confidence) is attached to the output.</w:t>
            </w:r>
          </w:p>
        </w:tc>
      </w:tr>
    </w:tbl>
    <w:p w14:paraId="41AD767F"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5924E5FC"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6A7B05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A23E68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E4F670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72FD11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075CBA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213A80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721076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1A420AA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797EBE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Multi-Variable Impact Simulation</w:t>
            </w:r>
          </w:p>
        </w:tc>
      </w:tr>
      <w:tr w:rsidR="00011E8F" w:rsidRPr="00656AA4" w14:paraId="186E0B6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2A0A88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Scenario Setup</w:t>
            </w:r>
          </w:p>
        </w:tc>
      </w:tr>
      <w:tr w:rsidR="00011E8F" w:rsidRPr="00656AA4" w14:paraId="05CDD18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B91A0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29738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Reference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42308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Lookup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4D6CA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4D73C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5F1C2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Selects draft policy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C7672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A6421A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3EB4FD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63400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Scenario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9D151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Input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3F733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Baseline</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34E17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BAB18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Max 100 chars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39685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3EED84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6BD3E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ADA67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Variable Matrix</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D77FF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Composite Editor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54054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5AA47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64743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Macro / Demographic / Supply / Financial layers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CB865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996105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CEC200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Execution</w:t>
            </w:r>
          </w:p>
        </w:tc>
      </w:tr>
      <w:tr w:rsidR="00011E8F" w:rsidRPr="00656AA4" w14:paraId="6F3D411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FD212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EEEA8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Run Simulation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A830C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65411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7F5C5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070E1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Launches Monte Carlo</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B3512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Spinner + ETA</w:t>
            </w:r>
          </w:p>
        </w:tc>
      </w:tr>
      <w:tr w:rsidR="00011E8F" w:rsidRPr="00656AA4" w14:paraId="66E92B6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F746B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60538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Predictive Success Score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270A68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 (Gauge)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B240A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67CAF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E266A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0–100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8A123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“Below threshold” if &lt; 80</w:t>
            </w:r>
          </w:p>
        </w:tc>
      </w:tr>
      <w:tr w:rsidR="00011E8F" w:rsidRPr="00656AA4" w14:paraId="1A2A70E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34134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D5198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Confidence Band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C40745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BBAE2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140C3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2681B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Upper / lower bounds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4AFF2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8D7AA45"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93B091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Comparison</w:t>
            </w:r>
          </w:p>
        </w:tc>
      </w:tr>
      <w:tr w:rsidR="00011E8F" w:rsidRPr="00656AA4" w14:paraId="0FFD66B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ABCB6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A7A41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Scenario Compare Panel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4F90A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Side-by-side (up to 3)</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6D1F6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5B5A6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A74DD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Baseline / Proposed / Optimized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634FE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61676B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59BEB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F541B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Export Impact Brief</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3E7439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194C4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9017C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EC50C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Generates 2-page PDF</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E2EFC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bl>
    <w:p w14:paraId="76D461BA"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7F26427C" w14:textId="77777777" w:rsidTr="0015070D">
        <w:trPr>
          <w:trHeight w:val="432"/>
        </w:trPr>
        <w:tc>
          <w:tcPr>
            <w:tcW w:w="2200" w:type="dxa"/>
            <w:shd w:val="clear" w:color="auto" w:fill="002060"/>
            <w:vAlign w:val="center"/>
          </w:tcPr>
          <w:p w14:paraId="4CB61F5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01DC6549"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UC-04</w:t>
            </w:r>
          </w:p>
        </w:tc>
      </w:tr>
      <w:tr w:rsidR="00011E8F" w:rsidRPr="00656AA4" w14:paraId="1B5232DF" w14:textId="77777777" w:rsidTr="0015070D">
        <w:trPr>
          <w:trHeight w:val="432"/>
        </w:trPr>
        <w:tc>
          <w:tcPr>
            <w:tcW w:w="2200" w:type="dxa"/>
            <w:shd w:val="clear" w:color="auto" w:fill="002060"/>
            <w:vAlign w:val="center"/>
          </w:tcPr>
          <w:p w14:paraId="79D18C4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76FE781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Risk Threshold Escalation &amp; Tiered Alerting</w:t>
            </w:r>
          </w:p>
        </w:tc>
      </w:tr>
      <w:tr w:rsidR="00011E8F" w:rsidRPr="00656AA4" w14:paraId="3B8B1F5F" w14:textId="77777777" w:rsidTr="0015070D">
        <w:trPr>
          <w:trHeight w:val="432"/>
        </w:trPr>
        <w:tc>
          <w:tcPr>
            <w:tcW w:w="2200" w:type="dxa"/>
            <w:shd w:val="clear" w:color="auto" w:fill="002060"/>
            <w:vAlign w:val="center"/>
          </w:tcPr>
          <w:p w14:paraId="3B765C1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46B8D333"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FR-12</w:t>
            </w:r>
          </w:p>
        </w:tc>
      </w:tr>
      <w:tr w:rsidR="00011E8F" w:rsidRPr="00656AA4" w14:paraId="61B75637" w14:textId="77777777" w:rsidTr="0015070D">
        <w:trPr>
          <w:trHeight w:val="432"/>
        </w:trPr>
        <w:tc>
          <w:tcPr>
            <w:tcW w:w="2200" w:type="dxa"/>
            <w:shd w:val="clear" w:color="auto" w:fill="002060"/>
            <w:vAlign w:val="center"/>
          </w:tcPr>
          <w:p w14:paraId="633F632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11CC326E"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Ensure that a policy drifting from Vision 2030 targets triggers the correct organizational response tier (Analyst → Director → Minister) with no silent failures.</w:t>
            </w:r>
          </w:p>
        </w:tc>
      </w:tr>
      <w:tr w:rsidR="00011E8F" w:rsidRPr="00656AA4" w14:paraId="66200211" w14:textId="77777777" w:rsidTr="0015070D">
        <w:trPr>
          <w:trHeight w:val="432"/>
        </w:trPr>
        <w:tc>
          <w:tcPr>
            <w:tcW w:w="2200" w:type="dxa"/>
            <w:shd w:val="clear" w:color="auto" w:fill="002060"/>
            <w:vAlign w:val="center"/>
          </w:tcPr>
          <w:p w14:paraId="517354E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508DAC8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System (automated Policy Health scan)</w:t>
            </w:r>
          </w:p>
        </w:tc>
      </w:tr>
      <w:tr w:rsidR="00011E8F" w:rsidRPr="00656AA4" w14:paraId="3A197D9E" w14:textId="77777777" w:rsidTr="0015070D">
        <w:trPr>
          <w:trHeight w:val="432"/>
        </w:trPr>
        <w:tc>
          <w:tcPr>
            <w:tcW w:w="2200" w:type="dxa"/>
            <w:shd w:val="clear" w:color="auto" w:fill="002060"/>
            <w:vAlign w:val="center"/>
          </w:tcPr>
          <w:p w14:paraId="74FC364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0ABAC4B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(Tier 1); Director of Policy / Chief Economist (Tier 2); Minister &amp; Executive Office (Tier 3)</w:t>
            </w:r>
          </w:p>
        </w:tc>
      </w:tr>
      <w:tr w:rsidR="00011E8F" w:rsidRPr="00656AA4" w14:paraId="1AF07833" w14:textId="77777777" w:rsidTr="0015070D">
        <w:trPr>
          <w:trHeight w:val="432"/>
        </w:trPr>
        <w:tc>
          <w:tcPr>
            <w:tcW w:w="2200" w:type="dxa"/>
            <w:shd w:val="clear" w:color="auto" w:fill="002060"/>
            <w:vAlign w:val="center"/>
          </w:tcPr>
          <w:p w14:paraId="7EF4E7C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146C547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Continuous Policy Health scan detects a threshold breach on an active or simulated policy.</w:t>
            </w:r>
          </w:p>
        </w:tc>
      </w:tr>
      <w:tr w:rsidR="00011E8F" w:rsidRPr="00656AA4" w14:paraId="1B29F141" w14:textId="77777777" w:rsidTr="0015070D">
        <w:trPr>
          <w:trHeight w:val="432"/>
        </w:trPr>
        <w:tc>
          <w:tcPr>
            <w:tcW w:w="2200" w:type="dxa"/>
            <w:shd w:val="clear" w:color="auto" w:fill="002060"/>
            <w:vAlign w:val="center"/>
          </w:tcPr>
          <w:p w14:paraId="16400DC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325C54B2"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Risk thresholds are configured; notification channels (email, mobile, Executive Cockpit ticker) are active; organizational hierarchy is mapped.</w:t>
            </w:r>
          </w:p>
        </w:tc>
      </w:tr>
      <w:tr w:rsidR="00011E8F" w:rsidRPr="00656AA4" w14:paraId="1311A3CA" w14:textId="77777777" w:rsidTr="0015070D">
        <w:trPr>
          <w:trHeight w:val="432"/>
        </w:trPr>
        <w:tc>
          <w:tcPr>
            <w:tcW w:w="2200" w:type="dxa"/>
            <w:shd w:val="clear" w:color="auto" w:fill="002060"/>
            <w:vAlign w:val="center"/>
          </w:tcPr>
          <w:p w14:paraId="3319141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6425A401"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System continuously monitors each active policy’s projected KPIs against Vision 2030 targets.</w:t>
            </w:r>
            <w:r w:rsidRPr="00656AA4">
              <w:rPr>
                <w:rFonts w:asciiTheme="minorHAnsi" w:hAnsiTheme="minorHAnsi" w:cstheme="minorHAnsi"/>
              </w:rPr>
              <w:br/>
              <w:t>2. Upon a breach, the system classifies severity as Medium (Yellow), High (Orange), or Critical (Red).</w:t>
            </w:r>
            <w:r w:rsidRPr="00656AA4">
              <w:rPr>
                <w:rFonts w:asciiTheme="minorHAnsi" w:hAnsiTheme="minorHAnsi" w:cstheme="minorHAnsi"/>
              </w:rPr>
              <w:br/>
              <w:t>3. Medium breach → Tier-1 alert to Analysts with a Root Cause Simulation request.</w:t>
            </w:r>
            <w:r w:rsidRPr="00656AA4">
              <w:rPr>
                <w:rFonts w:asciiTheme="minorHAnsi" w:hAnsiTheme="minorHAnsi" w:cstheme="minorHAnsi"/>
              </w:rPr>
              <w:br/>
              <w:t>4. High breach → Tier-2 Strategic Briefing to the Director with a Policy Optimization Memo.</w:t>
            </w:r>
            <w:r w:rsidRPr="00656AA4">
              <w:rPr>
                <w:rFonts w:asciiTheme="minorHAnsi" w:hAnsiTheme="minorHAnsi" w:cstheme="minorHAnsi"/>
              </w:rPr>
              <w:br/>
              <w:t>5. Critical breach → Tier-3 Executive Intervention to the Minister Intelligence Cockpit with a Recovery-Scenarios Decision Deck.</w:t>
            </w:r>
            <w:r w:rsidRPr="00656AA4">
              <w:rPr>
                <w:rFonts w:asciiTheme="minorHAnsi" w:hAnsiTheme="minorHAnsi" w:cstheme="minorHAnsi"/>
              </w:rPr>
              <w:br/>
              <w:t>6. Recipients acknowledge the alert and initiate the prescribed action.</w:t>
            </w:r>
          </w:p>
        </w:tc>
      </w:tr>
      <w:tr w:rsidR="00011E8F" w:rsidRPr="00656AA4" w14:paraId="362AEACB" w14:textId="77777777" w:rsidTr="0015070D">
        <w:trPr>
          <w:trHeight w:val="432"/>
        </w:trPr>
        <w:tc>
          <w:tcPr>
            <w:tcW w:w="2200" w:type="dxa"/>
            <w:shd w:val="clear" w:color="auto" w:fill="002060"/>
            <w:vAlign w:val="center"/>
          </w:tcPr>
          <w:p w14:paraId="26C545A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Alternative Scenarios</w:t>
            </w:r>
          </w:p>
        </w:tc>
        <w:tc>
          <w:tcPr>
            <w:tcW w:w="7160" w:type="dxa"/>
            <w:vAlign w:val="center"/>
          </w:tcPr>
          <w:p w14:paraId="790E56F5"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a Tier-1 alert is unacknowledged for 48 hours, it auto-escalates to Tier 2.</w:t>
            </w:r>
            <w:r w:rsidRPr="00656AA4">
              <w:rPr>
                <w:rFonts w:asciiTheme="minorHAnsi" w:hAnsiTheme="minorHAnsi" w:cstheme="minorHAnsi"/>
              </w:rPr>
              <w:br/>
              <w:t>A2. If a Critical alert is triggered outside business hours, a push notification is sent to the Executive Office duty officer.</w:t>
            </w:r>
            <w:r w:rsidRPr="00656AA4">
              <w:rPr>
                <w:rFonts w:asciiTheme="minorHAnsi" w:hAnsiTheme="minorHAnsi" w:cstheme="minorHAnsi"/>
              </w:rPr>
              <w:br/>
              <w:t>A3. If multiple policies breach simultaneously in the same Amana, the system aggregates them into a single Geospatial Pulse Notification.</w:t>
            </w:r>
            <w:r w:rsidRPr="00656AA4">
              <w:rPr>
                <w:rFonts w:asciiTheme="minorHAnsi" w:hAnsiTheme="minorHAnsi" w:cstheme="minorHAnsi"/>
              </w:rPr>
              <w:br/>
              <w:t>If failure occurs: the system falls back to email-only delivery and logs the channel outage for operations.</w:t>
            </w:r>
          </w:p>
        </w:tc>
      </w:tr>
      <w:tr w:rsidR="00011E8F" w:rsidRPr="00656AA4" w14:paraId="40D4E173" w14:textId="77777777" w:rsidTr="0015070D">
        <w:trPr>
          <w:trHeight w:val="432"/>
        </w:trPr>
        <w:tc>
          <w:tcPr>
            <w:tcW w:w="2200" w:type="dxa"/>
            <w:shd w:val="clear" w:color="auto" w:fill="002060"/>
            <w:vAlign w:val="center"/>
          </w:tcPr>
          <w:p w14:paraId="277E35E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2FE6B5B0"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No Critical alert may be dismissed without a documented rationale stored in the audit trail.</w:t>
            </w:r>
            <w:r w:rsidRPr="00656AA4">
              <w:rPr>
                <w:rFonts w:asciiTheme="minorHAnsi" w:hAnsiTheme="minorHAnsi" w:cstheme="minorHAnsi"/>
              </w:rPr>
              <w:br/>
              <w:t>Tier-3 alerts appear on the “Breaking News” ticker of the Executive Cockpit.</w:t>
            </w:r>
            <w:r w:rsidRPr="00656AA4">
              <w:rPr>
                <w:rFonts w:asciiTheme="minorHAnsi" w:hAnsiTheme="minorHAnsi" w:cstheme="minorHAnsi"/>
              </w:rPr>
              <w:br/>
              <w:t>Weekly Contextual Alert Digests summarize all Yellow and Orange drifts by sector for analysts.</w:t>
            </w:r>
          </w:p>
        </w:tc>
      </w:tr>
      <w:tr w:rsidR="00011E8F" w:rsidRPr="00656AA4" w14:paraId="2984B4F4" w14:textId="77777777" w:rsidTr="0015070D">
        <w:trPr>
          <w:trHeight w:val="432"/>
        </w:trPr>
        <w:tc>
          <w:tcPr>
            <w:tcW w:w="2200" w:type="dxa"/>
            <w:shd w:val="clear" w:color="auto" w:fill="002060"/>
            <w:vAlign w:val="center"/>
          </w:tcPr>
          <w:p w14:paraId="41D9E1A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5EB38F1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Live simulation and real-world outcome data; configured thresholds; organizational hierarchy.</w:t>
            </w:r>
            <w:r w:rsidRPr="00656AA4">
              <w:rPr>
                <w:rFonts w:asciiTheme="minorHAnsi" w:hAnsiTheme="minorHAnsi" w:cstheme="minorHAnsi"/>
              </w:rPr>
              <w:br/>
              <w:t>Outputs: Tiered alert, Policy Optimization Memo, Decision Deck (Tier 3), audit log entry.</w:t>
            </w:r>
          </w:p>
        </w:tc>
      </w:tr>
      <w:tr w:rsidR="00011E8F" w:rsidRPr="00656AA4" w14:paraId="685E8178" w14:textId="77777777" w:rsidTr="0015070D">
        <w:trPr>
          <w:trHeight w:val="432"/>
        </w:trPr>
        <w:tc>
          <w:tcPr>
            <w:tcW w:w="2200" w:type="dxa"/>
            <w:shd w:val="clear" w:color="auto" w:fill="002060"/>
            <w:vAlign w:val="center"/>
          </w:tcPr>
          <w:p w14:paraId="631EC17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2DEFECDC"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threshold breach WHEN detected THEN the correct tier recipient is notified within 5 minutes AND the alert is logged immutably AND unacknowledged alerts auto-escalate per the defined SLA.</w:t>
            </w:r>
          </w:p>
        </w:tc>
      </w:tr>
    </w:tbl>
    <w:p w14:paraId="0C99D8B9"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244756ED"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51BFBE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D9BF72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365876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90789E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14136F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DE6340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3663D3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76738180"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FDE83C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Policy Health &amp; Alerts</w:t>
            </w:r>
          </w:p>
        </w:tc>
      </w:tr>
      <w:tr w:rsidR="00011E8F" w:rsidRPr="00656AA4" w14:paraId="402CE61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483BFB8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Global Health Dashboard</w:t>
            </w:r>
          </w:p>
        </w:tc>
      </w:tr>
      <w:tr w:rsidR="00011E8F" w:rsidRPr="00656AA4" w14:paraId="2996FE5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8328B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BCD43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Breaking News Ticker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25E12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3B5E3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69A8E5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254881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Tier-3 alerts only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FF5890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Auto-updates</w:t>
            </w:r>
          </w:p>
        </w:tc>
      </w:tr>
      <w:tr w:rsidR="00011E8F" w:rsidRPr="00656AA4" w14:paraId="09CD4F6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A7B11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425BC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Policies at Risk</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C7F4F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Tile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0DF52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83E84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740F8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Count by severity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85104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CA0F92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6BE85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BCA40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Affected Regions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EE4FC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Geo Tile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7762F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1C066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2F711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Regions with active alerts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11817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33411D1"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683A3E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Alert Queue</w:t>
            </w:r>
          </w:p>
        </w:tc>
      </w:tr>
      <w:tr w:rsidR="00011E8F" w:rsidRPr="00656AA4" w14:paraId="2C2C242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F9C2F2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CAD0A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Alert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B3617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CAE36E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7CB8E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CF056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Each row = one alert with severity, recipient tier, age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0E5DA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7F5C86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73E25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BE9B8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Acknowledge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760D91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 (per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76164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41C5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4E879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Marks alert as acknowledged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B398B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Resets auto-escalation timer</w:t>
            </w:r>
          </w:p>
        </w:tc>
      </w:tr>
      <w:tr w:rsidR="00011E8F" w:rsidRPr="00656AA4" w14:paraId="28D127D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159B7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6F9F6E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Escalate Manually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80D6A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 (per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B69DA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CAEE4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24E99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Moves to next tier</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23571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Requires justification</w:t>
            </w:r>
          </w:p>
        </w:tc>
      </w:tr>
      <w:tr w:rsidR="00011E8F" w:rsidRPr="00656AA4" w14:paraId="5436F4C6"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AF2EB3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Subscriptions</w:t>
            </w:r>
          </w:p>
        </w:tc>
      </w:tr>
      <w:tr w:rsidR="00011E8F" w:rsidRPr="00656AA4" w14:paraId="0F8FA0B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592E9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5C33F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Weekly Digest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42428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Toggle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00016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On</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F43832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0B066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Subscribes to Contextual Alert Digests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01365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CDD9EE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15945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E81A0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Geospatial Push</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3C661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Toggle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26A7B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Off</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FC623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505F7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Mobile push for regional directors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96B851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bl>
    <w:p w14:paraId="0D2675DD"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217A85E6" w14:textId="77777777" w:rsidTr="0015070D">
        <w:trPr>
          <w:trHeight w:val="432"/>
        </w:trPr>
        <w:tc>
          <w:tcPr>
            <w:tcW w:w="2200" w:type="dxa"/>
            <w:shd w:val="clear" w:color="auto" w:fill="002060"/>
            <w:vAlign w:val="center"/>
          </w:tcPr>
          <w:p w14:paraId="178466B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4D64721C"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UC-05</w:t>
            </w:r>
          </w:p>
        </w:tc>
      </w:tr>
      <w:tr w:rsidR="00011E8F" w:rsidRPr="00656AA4" w14:paraId="4D6F4CB8" w14:textId="77777777" w:rsidTr="0015070D">
        <w:trPr>
          <w:trHeight w:val="432"/>
        </w:trPr>
        <w:tc>
          <w:tcPr>
            <w:tcW w:w="2200" w:type="dxa"/>
            <w:shd w:val="clear" w:color="auto" w:fill="002060"/>
            <w:vAlign w:val="center"/>
          </w:tcPr>
          <w:p w14:paraId="746F875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75A81D0C"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Consultation Feedback Synthesis</w:t>
            </w:r>
          </w:p>
        </w:tc>
      </w:tr>
      <w:tr w:rsidR="00011E8F" w:rsidRPr="00656AA4" w14:paraId="02FBD962" w14:textId="77777777" w:rsidTr="0015070D">
        <w:trPr>
          <w:trHeight w:val="432"/>
        </w:trPr>
        <w:tc>
          <w:tcPr>
            <w:tcW w:w="2200" w:type="dxa"/>
            <w:shd w:val="clear" w:color="auto" w:fill="002060"/>
            <w:vAlign w:val="center"/>
          </w:tcPr>
          <w:p w14:paraId="41DF165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26681BB6"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FR-02</w:t>
            </w:r>
          </w:p>
        </w:tc>
      </w:tr>
      <w:tr w:rsidR="00011E8F" w:rsidRPr="00656AA4" w14:paraId="71DD2AFD" w14:textId="77777777" w:rsidTr="0015070D">
        <w:trPr>
          <w:trHeight w:val="432"/>
        </w:trPr>
        <w:tc>
          <w:tcPr>
            <w:tcW w:w="2200" w:type="dxa"/>
            <w:shd w:val="clear" w:color="auto" w:fill="002060"/>
            <w:vAlign w:val="center"/>
          </w:tcPr>
          <w:p w14:paraId="12CF23E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2FA1EBBB"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Ingest large volumes of public and inter-ministerial consultation feedback, cluster recurring themes, and surface structured amendment options to the Policy Analyst.</w:t>
            </w:r>
          </w:p>
        </w:tc>
      </w:tr>
      <w:tr w:rsidR="00011E8F" w:rsidRPr="00656AA4" w14:paraId="070F2FAF" w14:textId="77777777" w:rsidTr="0015070D">
        <w:trPr>
          <w:trHeight w:val="432"/>
        </w:trPr>
        <w:tc>
          <w:tcPr>
            <w:tcW w:w="2200" w:type="dxa"/>
            <w:shd w:val="clear" w:color="auto" w:fill="002060"/>
            <w:vAlign w:val="center"/>
          </w:tcPr>
          <w:p w14:paraId="4CC725B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0EFFD15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w:t>
            </w:r>
          </w:p>
        </w:tc>
      </w:tr>
      <w:tr w:rsidR="00011E8F" w:rsidRPr="00656AA4" w14:paraId="12288F8C" w14:textId="77777777" w:rsidTr="0015070D">
        <w:trPr>
          <w:trHeight w:val="432"/>
        </w:trPr>
        <w:tc>
          <w:tcPr>
            <w:tcW w:w="2200" w:type="dxa"/>
            <w:shd w:val="clear" w:color="auto" w:fill="002060"/>
            <w:vAlign w:val="center"/>
          </w:tcPr>
          <w:p w14:paraId="6CA4F2B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0F001B6B"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External Stakeholders (public / ministries); Consultation Ingestion Service (System); AI Synthesis Engine</w:t>
            </w:r>
          </w:p>
        </w:tc>
      </w:tr>
      <w:tr w:rsidR="00011E8F" w:rsidRPr="00656AA4" w14:paraId="1CE207B2" w14:textId="77777777" w:rsidTr="0015070D">
        <w:trPr>
          <w:trHeight w:val="432"/>
        </w:trPr>
        <w:tc>
          <w:tcPr>
            <w:tcW w:w="2200" w:type="dxa"/>
            <w:shd w:val="clear" w:color="auto" w:fill="002060"/>
            <w:vAlign w:val="center"/>
          </w:tcPr>
          <w:p w14:paraId="39179FC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5A58D4A1"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policy draft enters the “Public Consultation” stage and feedback is collected via integrated channels.</w:t>
            </w:r>
          </w:p>
        </w:tc>
      </w:tr>
      <w:tr w:rsidR="00011E8F" w:rsidRPr="00656AA4" w14:paraId="20C7FC97" w14:textId="77777777" w:rsidTr="0015070D">
        <w:trPr>
          <w:trHeight w:val="432"/>
        </w:trPr>
        <w:tc>
          <w:tcPr>
            <w:tcW w:w="2200" w:type="dxa"/>
            <w:shd w:val="clear" w:color="auto" w:fill="002060"/>
            <w:vAlign w:val="center"/>
          </w:tcPr>
          <w:p w14:paraId="264DFE0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1916F52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Consultation channel is open (Absher portal / web); minimum feedback-volume threshold reached; PDPL compliance check passed on ingestion pipeline.</w:t>
            </w:r>
          </w:p>
        </w:tc>
      </w:tr>
      <w:tr w:rsidR="00011E8F" w:rsidRPr="00656AA4" w14:paraId="474EF1C1" w14:textId="77777777" w:rsidTr="0015070D">
        <w:trPr>
          <w:trHeight w:val="432"/>
        </w:trPr>
        <w:tc>
          <w:tcPr>
            <w:tcW w:w="2200" w:type="dxa"/>
            <w:shd w:val="clear" w:color="auto" w:fill="002060"/>
            <w:vAlign w:val="center"/>
          </w:tcPr>
          <w:p w14:paraId="3331E66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1C60C414"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System ingests comments from Absher portal, email submissions, and inter-ministerial responses via Yesser GSB.</w:t>
            </w:r>
            <w:r w:rsidRPr="00656AA4">
              <w:rPr>
                <w:rFonts w:asciiTheme="minorHAnsi" w:hAnsiTheme="minorHAnsi" w:cstheme="minorHAnsi"/>
              </w:rPr>
              <w:br/>
              <w:t>2. AI Synthesis Engine clusters feedback into thematic groups (e.g., affordability, developer incentives, zoning, environmental impact).</w:t>
            </w:r>
            <w:r w:rsidRPr="00656AA4">
              <w:rPr>
                <w:rFonts w:asciiTheme="minorHAnsi" w:hAnsiTheme="minorHAnsi" w:cstheme="minorHAnsi"/>
              </w:rPr>
              <w:br/>
              <w:t>3. System produces a Consultation Report with theme weights, sentiment scoring, and representative excerpts.</w:t>
            </w:r>
            <w:r w:rsidRPr="00656AA4">
              <w:rPr>
                <w:rFonts w:asciiTheme="minorHAnsi" w:hAnsiTheme="minorHAnsi" w:cstheme="minorHAnsi"/>
              </w:rPr>
              <w:br/>
              <w:t>4. System proposes structured amendment options per theme, each linked to the affected clause in the draft.</w:t>
            </w:r>
            <w:r w:rsidRPr="00656AA4">
              <w:rPr>
                <w:rFonts w:asciiTheme="minorHAnsi" w:hAnsiTheme="minorHAnsi" w:cstheme="minorHAnsi"/>
              </w:rPr>
              <w:br/>
              <w:t>5. Analyst accepts, modifies, or rejects amendment proposals; accepted amendments generate a new draft version.</w:t>
            </w:r>
          </w:p>
        </w:tc>
      </w:tr>
      <w:tr w:rsidR="00011E8F" w:rsidRPr="00656AA4" w14:paraId="5A683B1E" w14:textId="77777777" w:rsidTr="0015070D">
        <w:trPr>
          <w:trHeight w:val="432"/>
        </w:trPr>
        <w:tc>
          <w:tcPr>
            <w:tcW w:w="2200" w:type="dxa"/>
            <w:shd w:val="clear" w:color="auto" w:fill="002060"/>
            <w:vAlign w:val="center"/>
          </w:tcPr>
          <w:p w14:paraId="3A9D65A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4352CBFB"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feedback contains personally identifiable information, the system auto-redacts prior to analysis (PDPL compliance).</w:t>
            </w:r>
            <w:r w:rsidRPr="00656AA4">
              <w:rPr>
                <w:rFonts w:asciiTheme="minorHAnsi" w:hAnsiTheme="minorHAnsi" w:cstheme="minorHAnsi"/>
              </w:rPr>
              <w:br/>
              <w:t>A2. If a theme represents more than 25% of total feedback, it is flagged as “Material” and auto-escalated to Senior Leaders.</w:t>
            </w:r>
            <w:r w:rsidRPr="00656AA4">
              <w:rPr>
                <w:rFonts w:asciiTheme="minorHAnsi" w:hAnsiTheme="minorHAnsi" w:cstheme="minorHAnsi"/>
              </w:rPr>
              <w:br/>
              <w:t>If failure occurs: the ingestion pipeline pauses, accumulated feedback is quarantined, and the Data Scientist is alerted.</w:t>
            </w:r>
          </w:p>
        </w:tc>
      </w:tr>
      <w:tr w:rsidR="00011E8F" w:rsidRPr="00656AA4" w14:paraId="33A24795" w14:textId="77777777" w:rsidTr="0015070D">
        <w:trPr>
          <w:trHeight w:val="432"/>
        </w:trPr>
        <w:tc>
          <w:tcPr>
            <w:tcW w:w="2200" w:type="dxa"/>
            <w:shd w:val="clear" w:color="auto" w:fill="002060"/>
            <w:vAlign w:val="center"/>
          </w:tcPr>
          <w:p w14:paraId="6BB0CD0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78B78626"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All ingested feedback must be anonymized and pass PDPL and NCA compliance.</w:t>
            </w:r>
            <w:r w:rsidRPr="00656AA4">
              <w:rPr>
                <w:rFonts w:asciiTheme="minorHAnsi" w:hAnsiTheme="minorHAnsi" w:cstheme="minorHAnsi"/>
              </w:rPr>
              <w:br/>
              <w:t>Every amendment proposal must cite the supporting feedback excerpts.</w:t>
            </w:r>
            <w:r w:rsidRPr="00656AA4">
              <w:rPr>
                <w:rFonts w:asciiTheme="minorHAnsi" w:hAnsiTheme="minorHAnsi" w:cstheme="minorHAnsi"/>
              </w:rPr>
              <w:br/>
              <w:t>No amendment may be auto-applied — each requires explicit Analyst approval.</w:t>
            </w:r>
          </w:p>
        </w:tc>
      </w:tr>
      <w:tr w:rsidR="00011E8F" w:rsidRPr="00656AA4" w14:paraId="2818F36E" w14:textId="77777777" w:rsidTr="0015070D">
        <w:trPr>
          <w:trHeight w:val="432"/>
        </w:trPr>
        <w:tc>
          <w:tcPr>
            <w:tcW w:w="2200" w:type="dxa"/>
            <w:shd w:val="clear" w:color="auto" w:fill="002060"/>
            <w:vAlign w:val="center"/>
          </w:tcPr>
          <w:p w14:paraId="73A0E8A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7F096FF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Public consultation comments, inter-ministerial submissions.</w:t>
            </w:r>
            <w:r w:rsidRPr="00656AA4">
              <w:rPr>
                <w:rFonts w:asciiTheme="minorHAnsi" w:hAnsiTheme="minorHAnsi" w:cstheme="minorHAnsi"/>
              </w:rPr>
              <w:br/>
              <w:t>Outputs: Consultation Report, Thematic Clusters, Amendment Proposals, new Draft Version.</w:t>
            </w:r>
          </w:p>
        </w:tc>
      </w:tr>
      <w:tr w:rsidR="00011E8F" w:rsidRPr="00656AA4" w14:paraId="17FA02E3" w14:textId="77777777" w:rsidTr="0015070D">
        <w:trPr>
          <w:trHeight w:val="432"/>
        </w:trPr>
        <w:tc>
          <w:tcPr>
            <w:tcW w:w="2200" w:type="dxa"/>
            <w:shd w:val="clear" w:color="auto" w:fill="002060"/>
            <w:vAlign w:val="center"/>
          </w:tcPr>
          <w:p w14:paraId="603F8C5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00F6D29A"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consultation dataset WHEN synthesis is triggered THEN themes are clustered with supporting excerpts AND amendment proposals are traceable to source feedback AND PDPL-compliant redaction is applied on ingestion.</w:t>
            </w:r>
          </w:p>
        </w:tc>
      </w:tr>
    </w:tbl>
    <w:p w14:paraId="6D4D86FF"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79BC0C33"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240C36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lastRenderedPageBreak/>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99467A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D58944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A3E681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72C795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038255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4FC9A6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5DE10A8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E2CF5D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Consultation Feedback Synthesis</w:t>
            </w:r>
          </w:p>
        </w:tc>
      </w:tr>
      <w:tr w:rsidR="00011E8F" w:rsidRPr="00656AA4" w14:paraId="1214BDA3"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D5CF44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Intake</w:t>
            </w:r>
          </w:p>
        </w:tc>
      </w:tr>
      <w:tr w:rsidR="00011E8F" w:rsidRPr="00656AA4" w14:paraId="492D312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BBC84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FEBF6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Channel Filter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02B9E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A3805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All</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7FF2E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797866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Absher / Email / Inter-Ministerial</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0CE80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EC0936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C26C6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C53B6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Date Range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F83C62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Date Range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560F8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Consultation window</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9D7DF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F625B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Bounds ingestion period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13195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654BCC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E373B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CDB0E2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PDPL Redaction Status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BA733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E1D8C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Enabled</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46D43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480E1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Confirms auto-redaction active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5210A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Blocks ingestion if disabled</w:t>
            </w:r>
          </w:p>
        </w:tc>
      </w:tr>
      <w:tr w:rsidR="00011E8F" w:rsidRPr="00656AA4" w14:paraId="38AA8E9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BDA819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Thematic Clusters</w:t>
            </w:r>
          </w:p>
        </w:tc>
      </w:tr>
      <w:tr w:rsidR="00011E8F" w:rsidRPr="00656AA4" w14:paraId="0AEC5B7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2E1A8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BD037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Theme 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73BA6B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77457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8B1E78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0B664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Theme, volume, sentiment, representative excerpts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5F9BE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7C0563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7D8B5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5781C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Material-Threshold Flag</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1A0B0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25E8A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5C2CA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2A13E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Shown if theme &gt; 25% of feedback</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49795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Auto-escalation notification</w:t>
            </w:r>
          </w:p>
        </w:tc>
      </w:tr>
      <w:tr w:rsidR="00011E8F" w:rsidRPr="00656AA4" w14:paraId="390DC269"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8B87FD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Amendment Proposals</w:t>
            </w:r>
          </w:p>
        </w:tc>
      </w:tr>
      <w:tr w:rsidR="00011E8F" w:rsidRPr="00656AA4" w14:paraId="574602E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E8056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24BA7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Proposal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311D3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DDE3EE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21206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E4F77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One per theme with linked clause + diff preview</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F7821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8C97FD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EAE06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B023B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Accept / Modify / Reject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56075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Action (per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640D0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55053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8B5B4A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Analyst decision per proposal</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DE0EBF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Modify opens diff editor</w:t>
            </w:r>
          </w:p>
        </w:tc>
      </w:tr>
      <w:tr w:rsidR="00011E8F" w:rsidRPr="00656AA4" w14:paraId="125522B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3ACA9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7A575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Generate New Version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74D08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70F94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16F22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7549D3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Produces updated draft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1FC85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toast</w:t>
            </w:r>
          </w:p>
        </w:tc>
      </w:tr>
    </w:tbl>
    <w:p w14:paraId="6720DAE2"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282DE710" w14:textId="77777777" w:rsidTr="0015070D">
        <w:trPr>
          <w:trHeight w:val="432"/>
        </w:trPr>
        <w:tc>
          <w:tcPr>
            <w:tcW w:w="2200" w:type="dxa"/>
            <w:shd w:val="clear" w:color="auto" w:fill="002060"/>
            <w:vAlign w:val="center"/>
          </w:tcPr>
          <w:p w14:paraId="7279F03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4B02095C"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UC-06</w:t>
            </w:r>
          </w:p>
        </w:tc>
      </w:tr>
      <w:tr w:rsidR="00011E8F" w:rsidRPr="00656AA4" w14:paraId="5AFB19AA" w14:textId="77777777" w:rsidTr="0015070D">
        <w:trPr>
          <w:trHeight w:val="432"/>
        </w:trPr>
        <w:tc>
          <w:tcPr>
            <w:tcW w:w="2200" w:type="dxa"/>
            <w:shd w:val="clear" w:color="auto" w:fill="002060"/>
            <w:vAlign w:val="center"/>
          </w:tcPr>
          <w:p w14:paraId="0406261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7AEFC23A"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Executive Policy Review &amp; Approval (HILT Gateway)</w:t>
            </w:r>
          </w:p>
        </w:tc>
      </w:tr>
      <w:tr w:rsidR="00011E8F" w:rsidRPr="00656AA4" w14:paraId="42882478" w14:textId="77777777" w:rsidTr="0015070D">
        <w:trPr>
          <w:trHeight w:val="432"/>
        </w:trPr>
        <w:tc>
          <w:tcPr>
            <w:tcW w:w="2200" w:type="dxa"/>
            <w:shd w:val="clear" w:color="auto" w:fill="002060"/>
            <w:vAlign w:val="center"/>
          </w:tcPr>
          <w:p w14:paraId="6E146C7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2093008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FR-14</w:t>
            </w:r>
          </w:p>
        </w:tc>
      </w:tr>
      <w:tr w:rsidR="00011E8F" w:rsidRPr="00656AA4" w14:paraId="6F6D5E43" w14:textId="77777777" w:rsidTr="0015070D">
        <w:trPr>
          <w:trHeight w:val="432"/>
        </w:trPr>
        <w:tc>
          <w:tcPr>
            <w:tcW w:w="2200" w:type="dxa"/>
            <w:shd w:val="clear" w:color="auto" w:fill="002060"/>
            <w:vAlign w:val="center"/>
          </w:tcPr>
          <w:p w14:paraId="7BEBD8D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21EBD594"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Provide the Minister and Executive Office with a single decision-ready interface to review, approve, reject, or request revision of simulated policies, with full traceability.</w:t>
            </w:r>
          </w:p>
        </w:tc>
      </w:tr>
      <w:tr w:rsidR="00011E8F" w:rsidRPr="00656AA4" w14:paraId="31A722A6" w14:textId="77777777" w:rsidTr="0015070D">
        <w:trPr>
          <w:trHeight w:val="432"/>
        </w:trPr>
        <w:tc>
          <w:tcPr>
            <w:tcW w:w="2200" w:type="dxa"/>
            <w:shd w:val="clear" w:color="auto" w:fill="002060"/>
            <w:vAlign w:val="center"/>
          </w:tcPr>
          <w:p w14:paraId="51C625D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Primary Actors</w:t>
            </w:r>
          </w:p>
        </w:tc>
        <w:tc>
          <w:tcPr>
            <w:tcW w:w="7160" w:type="dxa"/>
            <w:vAlign w:val="center"/>
          </w:tcPr>
          <w:p w14:paraId="39A608A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Minister (His Excellency)</w:t>
            </w:r>
          </w:p>
        </w:tc>
      </w:tr>
      <w:tr w:rsidR="00011E8F" w:rsidRPr="00656AA4" w14:paraId="75D79A10" w14:textId="77777777" w:rsidTr="0015070D">
        <w:trPr>
          <w:trHeight w:val="432"/>
        </w:trPr>
        <w:tc>
          <w:tcPr>
            <w:tcW w:w="2200" w:type="dxa"/>
            <w:shd w:val="clear" w:color="auto" w:fill="002060"/>
            <w:vAlign w:val="center"/>
          </w:tcPr>
          <w:p w14:paraId="73E8F95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4BB18F69"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Senior Leaders; Director of Policy; Human-in-the-Loop Governance System; Ministry of Finance (for Strategic Waivers)</w:t>
            </w:r>
          </w:p>
        </w:tc>
      </w:tr>
      <w:tr w:rsidR="00011E8F" w:rsidRPr="00656AA4" w14:paraId="2E18F692" w14:textId="77777777" w:rsidTr="0015070D">
        <w:trPr>
          <w:trHeight w:val="432"/>
        </w:trPr>
        <w:tc>
          <w:tcPr>
            <w:tcW w:w="2200" w:type="dxa"/>
            <w:shd w:val="clear" w:color="auto" w:fill="002060"/>
            <w:vAlign w:val="center"/>
          </w:tcPr>
          <w:p w14:paraId="6B3E5FB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52EB75F4"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policy draft completes simulation with a Predictive Success Score ≥ 80% and passes all Guardrails.</w:t>
            </w:r>
          </w:p>
        </w:tc>
      </w:tr>
      <w:tr w:rsidR="00011E8F" w:rsidRPr="00656AA4" w14:paraId="77214B02" w14:textId="77777777" w:rsidTr="0015070D">
        <w:trPr>
          <w:trHeight w:val="432"/>
        </w:trPr>
        <w:tc>
          <w:tcPr>
            <w:tcW w:w="2200" w:type="dxa"/>
            <w:shd w:val="clear" w:color="auto" w:fill="002060"/>
            <w:vAlign w:val="center"/>
          </w:tcPr>
          <w:p w14:paraId="0EB80C3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45B97744"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Draft has cleared Conflict Detection, Simulation, and Consultation stages; Executive Cockpit is accessible via Nafath; digital signature infrastructure is operational.</w:t>
            </w:r>
          </w:p>
        </w:tc>
      </w:tr>
      <w:tr w:rsidR="00011E8F" w:rsidRPr="00656AA4" w14:paraId="6E7EEDFC" w14:textId="77777777" w:rsidTr="0015070D">
        <w:trPr>
          <w:trHeight w:val="432"/>
        </w:trPr>
        <w:tc>
          <w:tcPr>
            <w:tcW w:w="2200" w:type="dxa"/>
            <w:shd w:val="clear" w:color="auto" w:fill="002060"/>
            <w:vAlign w:val="center"/>
          </w:tcPr>
          <w:p w14:paraId="53478DB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7B14F81A"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Minister opens the Executive Intelligence Cockpit and reviews the Policy Health dashboard.</w:t>
            </w:r>
            <w:r w:rsidRPr="00656AA4">
              <w:rPr>
                <w:rFonts w:asciiTheme="minorHAnsi" w:hAnsiTheme="minorHAnsi" w:cstheme="minorHAnsi"/>
              </w:rPr>
              <w:br/>
              <w:t>2. Minister selects a policy and views the one-page summary produced by the Decision Justification Generator.</w:t>
            </w:r>
            <w:r w:rsidRPr="00656AA4">
              <w:rPr>
                <w:rFonts w:asciiTheme="minorHAnsi" w:hAnsiTheme="minorHAnsi" w:cstheme="minorHAnsi"/>
              </w:rPr>
              <w:br/>
              <w:t>3. System presents Vision 2030 alignment score, fiscal projection, regional impact heat-map, top-three risks, and up to three simulated Recovery Scenarios if applicable.</w:t>
            </w:r>
            <w:r w:rsidRPr="00656AA4">
              <w:rPr>
                <w:rFonts w:asciiTheme="minorHAnsi" w:hAnsiTheme="minorHAnsi" w:cstheme="minorHAnsi"/>
              </w:rPr>
              <w:br/>
              <w:t>4. Minister selects one of: Approve / Reject / Request Revision / Request Further Simulation.</w:t>
            </w:r>
            <w:r w:rsidRPr="00656AA4">
              <w:rPr>
                <w:rFonts w:asciiTheme="minorHAnsi" w:hAnsiTheme="minorHAnsi" w:cstheme="minorHAnsi"/>
              </w:rPr>
              <w:br/>
              <w:t>5. Decision is logged immutably, digitally signed, and routed downstream (enactment, revision, or archival).</w:t>
            </w:r>
          </w:p>
        </w:tc>
      </w:tr>
      <w:tr w:rsidR="00011E8F" w:rsidRPr="00656AA4" w14:paraId="37E6191E" w14:textId="77777777" w:rsidTr="0015070D">
        <w:trPr>
          <w:trHeight w:val="432"/>
        </w:trPr>
        <w:tc>
          <w:tcPr>
            <w:tcW w:w="2200" w:type="dxa"/>
            <w:shd w:val="clear" w:color="auto" w:fill="002060"/>
            <w:vAlign w:val="center"/>
          </w:tcPr>
          <w:p w14:paraId="167CD62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4E308EE0"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the Minister requests further simulation, the draft returns to the Housing Economist with new parameters.</w:t>
            </w:r>
            <w:r w:rsidRPr="00656AA4">
              <w:rPr>
                <w:rFonts w:asciiTheme="minorHAnsi" w:hAnsiTheme="minorHAnsi" w:cstheme="minorHAnsi"/>
              </w:rPr>
              <w:br/>
              <w:t>A2. If the Minister approves and a Strategic Waiver is required (e.g., negative NPV), the system routes the approval to the Ministry of Finance for co-signature.</w:t>
            </w:r>
            <w:r w:rsidRPr="00656AA4">
              <w:rPr>
                <w:rFonts w:asciiTheme="minorHAnsi" w:hAnsiTheme="minorHAnsi" w:cstheme="minorHAnsi"/>
              </w:rPr>
              <w:br/>
              <w:t>A3. If the system detects a conflict between the Minister’s decision and an active Guardrail, it prompts an override justification before accepting the action.</w:t>
            </w:r>
            <w:r w:rsidRPr="00656AA4">
              <w:rPr>
                <w:rFonts w:asciiTheme="minorHAnsi" w:hAnsiTheme="minorHAnsi" w:cstheme="minorHAnsi"/>
              </w:rPr>
              <w:br/>
              <w:t>If failure occurs: the decision is held in a pending state and the Executive Office is notified to retry.</w:t>
            </w:r>
          </w:p>
        </w:tc>
      </w:tr>
      <w:tr w:rsidR="00011E8F" w:rsidRPr="00656AA4" w14:paraId="4F0B2A5B" w14:textId="77777777" w:rsidTr="0015070D">
        <w:trPr>
          <w:trHeight w:val="432"/>
        </w:trPr>
        <w:tc>
          <w:tcPr>
            <w:tcW w:w="2200" w:type="dxa"/>
            <w:shd w:val="clear" w:color="auto" w:fill="002060"/>
            <w:vAlign w:val="center"/>
          </w:tcPr>
          <w:p w14:paraId="115E636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6D180F2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All ministerial decisions are digitally signed and immutable.</w:t>
            </w:r>
            <w:r w:rsidRPr="00656AA4">
              <w:rPr>
                <w:rFonts w:asciiTheme="minorHAnsi" w:hAnsiTheme="minorHAnsi" w:cstheme="minorHAnsi"/>
              </w:rPr>
              <w:br/>
              <w:t>Every decision must have an attached rationale stored in the Institutional Memory Vault.</w:t>
            </w:r>
            <w:r w:rsidRPr="00656AA4">
              <w:rPr>
                <w:rFonts w:asciiTheme="minorHAnsi" w:hAnsiTheme="minorHAnsi" w:cstheme="minorHAnsi"/>
              </w:rPr>
              <w:br/>
              <w:t>Override of an active Guardrail requires an explicit “Strategic Waiver” entry in the audit trail.</w:t>
            </w:r>
          </w:p>
        </w:tc>
      </w:tr>
      <w:tr w:rsidR="00011E8F" w:rsidRPr="00656AA4" w14:paraId="44FAB1EE" w14:textId="77777777" w:rsidTr="0015070D">
        <w:trPr>
          <w:trHeight w:val="432"/>
        </w:trPr>
        <w:tc>
          <w:tcPr>
            <w:tcW w:w="2200" w:type="dxa"/>
            <w:shd w:val="clear" w:color="auto" w:fill="002060"/>
            <w:vAlign w:val="center"/>
          </w:tcPr>
          <w:p w14:paraId="7A64CC6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0801B7F4"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Approved draft, simulation outputs, alignment score, fiscal &amp; risk reports.</w:t>
            </w:r>
            <w:r w:rsidRPr="00656AA4">
              <w:rPr>
                <w:rFonts w:asciiTheme="minorHAnsi" w:hAnsiTheme="minorHAnsi" w:cstheme="minorHAnsi"/>
              </w:rPr>
              <w:br/>
              <w:t>Outputs: Decision Record, Digital Signature, Audit Log entry, downstream routing instruction.</w:t>
            </w:r>
          </w:p>
        </w:tc>
      </w:tr>
      <w:tr w:rsidR="00011E8F" w:rsidRPr="00656AA4" w14:paraId="3DA54380" w14:textId="77777777" w:rsidTr="0015070D">
        <w:trPr>
          <w:trHeight w:val="432"/>
        </w:trPr>
        <w:tc>
          <w:tcPr>
            <w:tcW w:w="2200" w:type="dxa"/>
            <w:shd w:val="clear" w:color="auto" w:fill="002060"/>
            <w:vAlign w:val="center"/>
          </w:tcPr>
          <w:p w14:paraId="6088CA5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7AC6F4AB"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policy that has cleared all prior gates WHEN the Minister renders a decision THEN the action is digitally signed AND logged immutably AND correctly routed (enactment / revision / archival) with full end-to-end traceability.</w:t>
            </w:r>
          </w:p>
        </w:tc>
      </w:tr>
    </w:tbl>
    <w:p w14:paraId="081B5740"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06C12FFA"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BEEEC3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7E9F6F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5B53A6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48E49E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1B4E2A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367F71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67DE4D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6E5B6DDB"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C5A46D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Executive Intelligence Cockpit</w:t>
            </w:r>
          </w:p>
        </w:tc>
      </w:tr>
      <w:tr w:rsidR="00011E8F" w:rsidRPr="00656AA4" w14:paraId="3C5397D6"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449251A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Header</w:t>
            </w:r>
          </w:p>
        </w:tc>
      </w:tr>
      <w:tr w:rsidR="00011E8F" w:rsidRPr="00656AA4" w14:paraId="0866ED8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F4C59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24DB57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National Policy Health</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38185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 (Gauge)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0B51B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4BDB7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2E235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Composite national score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0F922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8A48FD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B374E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990E2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Vision 2030 Trajectory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C18DD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Trend Chart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6A70F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7D0FC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D3CAF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Vs. target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1D647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0263861"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C2FC85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lastRenderedPageBreak/>
              <w:t>Section: Decision Queue</w:t>
            </w:r>
          </w:p>
        </w:tc>
      </w:tr>
      <w:tr w:rsidR="00011E8F" w:rsidRPr="00656AA4" w14:paraId="517C4C6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4DBB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22DF0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Tile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D318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Tile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6BB46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F4F99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18AAD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One tile per policy awaiting decision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75FCE5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Critical alerts highlighted</w:t>
            </w:r>
          </w:p>
        </w:tc>
      </w:tr>
      <w:tr w:rsidR="00011E8F" w:rsidRPr="00656AA4" w14:paraId="7E31B60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8AFE7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5174F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One-Page Summary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01487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Expandable Panel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45557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Collapsed</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EBBEF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091D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Decision Justification Generator output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B0802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0B707C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21248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831DC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Decision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1ACAE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Radio Group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E7488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D53A0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1F1A9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Approve / Reject / Request Revision / Request Further Simulation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4C2F1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FCEC305"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B149C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677EB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Digital Signature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758AF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Signature (Nafath)</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605CE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D8CE7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760B6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Binds decision to Minister identity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9F5D6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144316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A1C786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Recovery Scenarios (Conditional)</w:t>
            </w:r>
          </w:p>
        </w:tc>
      </w:tr>
      <w:tr w:rsidR="00011E8F" w:rsidRPr="00656AA4" w14:paraId="02059A9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29284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FABAB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Scenario Selector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D96AD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Radio Group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E4F06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E79D0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27ECCF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Shown when policy has simulated Recovery Scenarios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89C98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61A597A"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C09269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Actions</w:t>
            </w:r>
          </w:p>
        </w:tc>
      </w:tr>
      <w:tr w:rsidR="00011E8F" w:rsidRPr="00656AA4" w14:paraId="3CA18B6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E7A0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002A8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Request Waiver (MoF)</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6BC0E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D330A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FF853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A6482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when Strategic Waiver required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2ACA5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Opens MoF co-sign workflow</w:t>
            </w:r>
          </w:p>
        </w:tc>
      </w:tr>
    </w:tbl>
    <w:p w14:paraId="1C6EBF4C"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4900A169" w14:textId="77777777" w:rsidTr="0015070D">
        <w:trPr>
          <w:trHeight w:val="432"/>
        </w:trPr>
        <w:tc>
          <w:tcPr>
            <w:tcW w:w="2200" w:type="dxa"/>
            <w:shd w:val="clear" w:color="auto" w:fill="002060"/>
            <w:vAlign w:val="center"/>
          </w:tcPr>
          <w:p w14:paraId="5FAD934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20F74436"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UC-07</w:t>
            </w:r>
          </w:p>
        </w:tc>
      </w:tr>
      <w:tr w:rsidR="00011E8F" w:rsidRPr="00656AA4" w14:paraId="6DC9F3EF" w14:textId="77777777" w:rsidTr="0015070D">
        <w:trPr>
          <w:trHeight w:val="432"/>
        </w:trPr>
        <w:tc>
          <w:tcPr>
            <w:tcW w:w="2200" w:type="dxa"/>
            <w:shd w:val="clear" w:color="auto" w:fill="002060"/>
            <w:vAlign w:val="center"/>
          </w:tcPr>
          <w:p w14:paraId="383D122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19EE80A5"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Regional Impact Visualization (Geospatial Heatmap)</w:t>
            </w:r>
          </w:p>
        </w:tc>
      </w:tr>
      <w:tr w:rsidR="00011E8F" w:rsidRPr="00656AA4" w14:paraId="0EBD9848" w14:textId="77777777" w:rsidTr="0015070D">
        <w:trPr>
          <w:trHeight w:val="432"/>
        </w:trPr>
        <w:tc>
          <w:tcPr>
            <w:tcW w:w="2200" w:type="dxa"/>
            <w:shd w:val="clear" w:color="auto" w:fill="002060"/>
            <w:vAlign w:val="center"/>
          </w:tcPr>
          <w:p w14:paraId="77A0084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516AF173"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FR-07</w:t>
            </w:r>
          </w:p>
        </w:tc>
      </w:tr>
      <w:tr w:rsidR="00011E8F" w:rsidRPr="00656AA4" w14:paraId="70039CB4" w14:textId="77777777" w:rsidTr="0015070D">
        <w:trPr>
          <w:trHeight w:val="432"/>
        </w:trPr>
        <w:tc>
          <w:tcPr>
            <w:tcW w:w="2200" w:type="dxa"/>
            <w:shd w:val="clear" w:color="auto" w:fill="002060"/>
            <w:vAlign w:val="center"/>
          </w:tcPr>
          <w:p w14:paraId="1A87AAE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61B4CC04"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Provide Senior Leaders and regional directors with geospatial heatmaps showing how a policy’s projected impact varies across Saudi Amanas and regions, enabling location-specific decision-making.</w:t>
            </w:r>
          </w:p>
        </w:tc>
      </w:tr>
      <w:tr w:rsidR="00011E8F" w:rsidRPr="00656AA4" w14:paraId="3B61943B" w14:textId="77777777" w:rsidTr="0015070D">
        <w:trPr>
          <w:trHeight w:val="432"/>
        </w:trPr>
        <w:tc>
          <w:tcPr>
            <w:tcW w:w="2200" w:type="dxa"/>
            <w:shd w:val="clear" w:color="auto" w:fill="002060"/>
            <w:vAlign w:val="center"/>
          </w:tcPr>
          <w:p w14:paraId="559F8AC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649B784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Senior Leader / Executive</w:t>
            </w:r>
          </w:p>
        </w:tc>
      </w:tr>
      <w:tr w:rsidR="00011E8F" w:rsidRPr="00656AA4" w14:paraId="4CB32996" w14:textId="77777777" w:rsidTr="0015070D">
        <w:trPr>
          <w:trHeight w:val="432"/>
        </w:trPr>
        <w:tc>
          <w:tcPr>
            <w:tcW w:w="2200" w:type="dxa"/>
            <w:shd w:val="clear" w:color="auto" w:fill="002060"/>
            <w:vAlign w:val="center"/>
          </w:tcPr>
          <w:p w14:paraId="298078D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40A9C9E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Housing Economist; Geospatial Rendering Engine (System); Balady (regional data feed)</w:t>
            </w:r>
          </w:p>
        </w:tc>
      </w:tr>
      <w:tr w:rsidR="00011E8F" w:rsidRPr="00656AA4" w14:paraId="2E287A52" w14:textId="77777777" w:rsidTr="0015070D">
        <w:trPr>
          <w:trHeight w:val="432"/>
        </w:trPr>
        <w:tc>
          <w:tcPr>
            <w:tcW w:w="2200" w:type="dxa"/>
            <w:shd w:val="clear" w:color="auto" w:fill="002060"/>
            <w:vAlign w:val="center"/>
          </w:tcPr>
          <w:p w14:paraId="104F3FB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4B4B988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selects an active or simulated policy and clicks “View Regional Impact”.</w:t>
            </w:r>
          </w:p>
        </w:tc>
      </w:tr>
      <w:tr w:rsidR="00011E8F" w:rsidRPr="00656AA4" w14:paraId="3B88ABBE" w14:textId="77777777" w:rsidTr="0015070D">
        <w:trPr>
          <w:trHeight w:val="432"/>
        </w:trPr>
        <w:tc>
          <w:tcPr>
            <w:tcW w:w="2200" w:type="dxa"/>
            <w:shd w:val="clear" w:color="auto" w:fill="002060"/>
            <w:vAlign w:val="center"/>
          </w:tcPr>
          <w:p w14:paraId="61E9637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519AD27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has completed at least one simulation run; Balady regional data feed is current; user has role-based access to the affected regions.</w:t>
            </w:r>
          </w:p>
        </w:tc>
      </w:tr>
      <w:tr w:rsidR="00011E8F" w:rsidRPr="00656AA4" w14:paraId="58A2D7B2" w14:textId="77777777" w:rsidTr="0015070D">
        <w:trPr>
          <w:trHeight w:val="432"/>
        </w:trPr>
        <w:tc>
          <w:tcPr>
            <w:tcW w:w="2200" w:type="dxa"/>
            <w:shd w:val="clear" w:color="auto" w:fill="002060"/>
            <w:vAlign w:val="center"/>
          </w:tcPr>
          <w:p w14:paraId="05317EA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Main Scenario</w:t>
            </w:r>
          </w:p>
        </w:tc>
        <w:tc>
          <w:tcPr>
            <w:tcW w:w="7160" w:type="dxa"/>
            <w:vAlign w:val="center"/>
          </w:tcPr>
          <w:p w14:paraId="56D586D7"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User selects the policy and the metric to visualize (homeownership, affordability index, fiscal load, supply velocity).</w:t>
            </w:r>
            <w:r w:rsidRPr="00656AA4">
              <w:rPr>
                <w:rFonts w:asciiTheme="minorHAnsi" w:hAnsiTheme="minorHAnsi" w:cstheme="minorHAnsi"/>
              </w:rPr>
              <w:br/>
              <w:t>2. System queries the simulation output aggregated by Amana / region.</w:t>
            </w:r>
            <w:r w:rsidRPr="00656AA4">
              <w:rPr>
                <w:rFonts w:asciiTheme="minorHAnsi" w:hAnsiTheme="minorHAnsi" w:cstheme="minorHAnsi"/>
              </w:rPr>
              <w:br/>
              <w:t>3. Geospatial Rendering Engine produces an interactive heatmap with colour-coded severity and drill-down tooltips.</w:t>
            </w:r>
            <w:r w:rsidRPr="00656AA4">
              <w:rPr>
                <w:rFonts w:asciiTheme="minorHAnsi" w:hAnsiTheme="minorHAnsi" w:cstheme="minorHAnsi"/>
              </w:rPr>
              <w:br/>
              <w:t>4. User filters by urban / rural, income segment, or time horizon; system updates the heatmap in real time.</w:t>
            </w:r>
            <w:r w:rsidRPr="00656AA4">
              <w:rPr>
                <w:rFonts w:asciiTheme="minorHAnsi" w:hAnsiTheme="minorHAnsi" w:cstheme="minorHAnsi"/>
              </w:rPr>
              <w:br/>
              <w:t>5. User exports the visualization or bookmarks the view into a Decision Deck.</w:t>
            </w:r>
          </w:p>
        </w:tc>
      </w:tr>
      <w:tr w:rsidR="00011E8F" w:rsidRPr="00656AA4" w14:paraId="59455BC1" w14:textId="77777777" w:rsidTr="0015070D">
        <w:trPr>
          <w:trHeight w:val="432"/>
        </w:trPr>
        <w:tc>
          <w:tcPr>
            <w:tcW w:w="2200" w:type="dxa"/>
            <w:shd w:val="clear" w:color="auto" w:fill="002060"/>
            <w:vAlign w:val="center"/>
          </w:tcPr>
          <w:p w14:paraId="7A39AF9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12120B3A"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a region has insufficient data (&lt; minimum sample threshold), the heatmap displays a “Low Confidence” overlay for that Amana.</w:t>
            </w:r>
            <w:r w:rsidRPr="00656AA4">
              <w:rPr>
                <w:rFonts w:asciiTheme="minorHAnsi" w:hAnsiTheme="minorHAnsi" w:cstheme="minorHAnsi"/>
              </w:rPr>
              <w:br/>
              <w:t>A2. If a region is outside the user’s access scope, it is rendered as “Restricted” (grey) with no drill-down available.</w:t>
            </w:r>
            <w:r w:rsidRPr="00656AA4">
              <w:rPr>
                <w:rFonts w:asciiTheme="minorHAnsi" w:hAnsiTheme="minorHAnsi" w:cstheme="minorHAnsi"/>
              </w:rPr>
              <w:br/>
              <w:t>If failure occurs: the map falls back to a tabular regional summary and the geospatial service failure is logged.</w:t>
            </w:r>
          </w:p>
        </w:tc>
      </w:tr>
      <w:tr w:rsidR="00011E8F" w:rsidRPr="00656AA4" w14:paraId="0FB0F840" w14:textId="77777777" w:rsidTr="0015070D">
        <w:trPr>
          <w:trHeight w:val="432"/>
        </w:trPr>
        <w:tc>
          <w:tcPr>
            <w:tcW w:w="2200" w:type="dxa"/>
            <w:shd w:val="clear" w:color="auto" w:fill="002060"/>
            <w:vAlign w:val="center"/>
          </w:tcPr>
          <w:p w14:paraId="54DDD0F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5CA70D2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Regional visibility is enforced by the user’s role and geographic access scope.</w:t>
            </w:r>
            <w:r w:rsidRPr="00656AA4">
              <w:rPr>
                <w:rFonts w:asciiTheme="minorHAnsi" w:hAnsiTheme="minorHAnsi" w:cstheme="minorHAnsi"/>
              </w:rPr>
              <w:br/>
              <w:t>All exported visualizations carry the simulation timestamp and confidence band watermark.</w:t>
            </w:r>
            <w:r w:rsidRPr="00656AA4">
              <w:rPr>
                <w:rFonts w:asciiTheme="minorHAnsi" w:hAnsiTheme="minorHAnsi" w:cstheme="minorHAnsi"/>
              </w:rPr>
              <w:br/>
              <w:t>Regional data more than 30 days old triggers a “Stale” badge (Data Latency Guard).</w:t>
            </w:r>
          </w:p>
        </w:tc>
      </w:tr>
      <w:tr w:rsidR="00011E8F" w:rsidRPr="00656AA4" w14:paraId="0BC970DB" w14:textId="77777777" w:rsidTr="0015070D">
        <w:trPr>
          <w:trHeight w:val="432"/>
        </w:trPr>
        <w:tc>
          <w:tcPr>
            <w:tcW w:w="2200" w:type="dxa"/>
            <w:shd w:val="clear" w:color="auto" w:fill="002060"/>
            <w:vAlign w:val="center"/>
          </w:tcPr>
          <w:p w14:paraId="1330699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4350BF5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Policy ID, metric selection, time horizon, filter selections; Balady regional dataset; simulation outputs.</w:t>
            </w:r>
            <w:r w:rsidRPr="00656AA4">
              <w:rPr>
                <w:rFonts w:asciiTheme="minorHAnsi" w:hAnsiTheme="minorHAnsi" w:cstheme="minorHAnsi"/>
              </w:rPr>
              <w:br/>
              <w:t>Outputs: Interactive heatmap, regional summary table, exportable PDF / PNG, audit log entry.</w:t>
            </w:r>
          </w:p>
        </w:tc>
      </w:tr>
      <w:tr w:rsidR="00011E8F" w:rsidRPr="00656AA4" w14:paraId="02D3FE99" w14:textId="77777777" w:rsidTr="0015070D">
        <w:trPr>
          <w:trHeight w:val="432"/>
        </w:trPr>
        <w:tc>
          <w:tcPr>
            <w:tcW w:w="2200" w:type="dxa"/>
            <w:shd w:val="clear" w:color="auto" w:fill="002060"/>
            <w:vAlign w:val="center"/>
          </w:tcPr>
          <w:p w14:paraId="49FB4BE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489B247F"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simulated policy WHEN the user opens the Regional Impact view THEN a heatmap renders within 5 seconds AND Amanas outside scope are marked Restricted AND low-confidence regions are flagged AND exports carry a confidence watermark.</w:t>
            </w:r>
          </w:p>
        </w:tc>
      </w:tr>
    </w:tbl>
    <w:p w14:paraId="19DADA9F"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54"/>
        <w:gridCol w:w="1419"/>
        <w:gridCol w:w="1436"/>
        <w:gridCol w:w="1627"/>
        <w:gridCol w:w="1265"/>
        <w:gridCol w:w="1677"/>
        <w:gridCol w:w="1382"/>
      </w:tblGrid>
      <w:tr w:rsidR="00011E8F" w:rsidRPr="00656AA4" w14:paraId="6DF48704"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C01D19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CD277C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14AEDA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28D0FF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8A9615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5077FA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BB8DC9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07F7440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8EC9AB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Regional Impact Visualization</w:t>
            </w:r>
          </w:p>
        </w:tc>
      </w:tr>
      <w:tr w:rsidR="00011E8F" w:rsidRPr="00656AA4" w14:paraId="2FCEDBB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3FA991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Header</w:t>
            </w:r>
          </w:p>
        </w:tc>
      </w:tr>
      <w:tr w:rsidR="00011E8F" w:rsidRPr="00656AA4" w14:paraId="28F8793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DCF102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ACB0B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044DE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2E30D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15C88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BBDED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Displays the selected policy name and version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61474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54F288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4DF82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37036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Simulation Run ID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8B836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3DDF1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A43DC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E420D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Displays the simulation run reference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CCAE8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BC3E13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D2E6E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F15BF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Last Updated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63404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DateTime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A6646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6761A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19CBA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Shows simulation run timestamp</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8A7E33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Stale badge shown if &gt; 30 days</w:t>
            </w:r>
          </w:p>
        </w:tc>
      </w:tr>
      <w:tr w:rsidR="00011E8F" w:rsidRPr="00656AA4" w14:paraId="75FB5516"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4A3AB9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Filters</w:t>
            </w:r>
          </w:p>
        </w:tc>
      </w:tr>
      <w:tr w:rsidR="00011E8F" w:rsidRPr="00656AA4" w14:paraId="1B1D10A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FC2FE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6C6244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Metric Selector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69B71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A0DEE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Homeownership</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94ABC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8D981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Homeownership, Affordability, Fiscal, Supply Velocity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0FFB0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Updates heatmap on change</w:t>
            </w:r>
          </w:p>
        </w:tc>
      </w:tr>
      <w:tr w:rsidR="00011E8F" w:rsidRPr="00656AA4" w14:paraId="7C3F169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13E45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2B3D5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Time Horizon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DBF4E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14E85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12 months</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68365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F8A54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6m / 12m / 24m / 60m</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EA800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9669CD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535F1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7428C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Urban / Rural Toggle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4E682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Toggle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FEDA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All</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0C0A1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EBC1D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Filters regions by urban classification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78126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AD9E29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9C7A8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E15D91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Income Segment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3578C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666F9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All</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9D2ACE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240A9C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Filters by citizen income band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BD510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EF8D95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03D78AE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Map</w:t>
            </w:r>
          </w:p>
        </w:tc>
      </w:tr>
      <w:tr w:rsidR="00011E8F" w:rsidRPr="00656AA4" w14:paraId="472E7A3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B7EB5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CCAD7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Heatmap Canvas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26A86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Geospatial (Interactive)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178E4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B8F96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43C6B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Renders Amana-level impact, drill-down on click</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2A7DF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Tooltip shows metric value + confidence</w:t>
            </w:r>
          </w:p>
        </w:tc>
      </w:tr>
      <w:tr w:rsidR="00011E8F" w:rsidRPr="00656AA4" w14:paraId="4E204AE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14616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1E8C3A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Legend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A7538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3B7AB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DFAC2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DD113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Colour scale with min / max values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E94C4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BF43A4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E7986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CF732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Confidence Overlay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80713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 (Conditional)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82FAC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DAA06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490EB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Grey hatch for restricted; amber for low-confidence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C5BD1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“Low Confidence” / “Restricted” tooltips</w:t>
            </w:r>
          </w:p>
        </w:tc>
      </w:tr>
      <w:tr w:rsidR="00011E8F" w:rsidRPr="00656AA4" w14:paraId="284D5A53"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36C999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Actions</w:t>
            </w:r>
          </w:p>
        </w:tc>
      </w:tr>
      <w:tr w:rsidR="00011E8F" w:rsidRPr="00656AA4" w14:paraId="631F8EE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8EF0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B1249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Export PDF</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D60DE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E0F8B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B35AF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B60D5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Generates watermarked PDF with timestamp</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F2BEC9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toast</w:t>
            </w:r>
          </w:p>
        </w:tc>
      </w:tr>
      <w:tr w:rsidR="00011E8F" w:rsidRPr="00656AA4" w14:paraId="70DD44C5"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BB1DE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76C77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Save to Decision Deck</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CDE71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26F0D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F2244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6665C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Bookmarks view to Executive Cockpit deck</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5C315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toast</w:t>
            </w:r>
          </w:p>
        </w:tc>
      </w:tr>
    </w:tbl>
    <w:p w14:paraId="73A430ED"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27FF965C" w14:textId="77777777" w:rsidTr="0015070D">
        <w:trPr>
          <w:trHeight w:val="432"/>
        </w:trPr>
        <w:tc>
          <w:tcPr>
            <w:tcW w:w="2200" w:type="dxa"/>
            <w:shd w:val="clear" w:color="auto" w:fill="002060"/>
            <w:vAlign w:val="center"/>
          </w:tcPr>
          <w:p w14:paraId="7CF5DB9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7EF56A65"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UC-08</w:t>
            </w:r>
          </w:p>
        </w:tc>
      </w:tr>
      <w:tr w:rsidR="00011E8F" w:rsidRPr="00656AA4" w14:paraId="6A2EFEA0" w14:textId="77777777" w:rsidTr="0015070D">
        <w:trPr>
          <w:trHeight w:val="432"/>
        </w:trPr>
        <w:tc>
          <w:tcPr>
            <w:tcW w:w="2200" w:type="dxa"/>
            <w:shd w:val="clear" w:color="auto" w:fill="002060"/>
            <w:vAlign w:val="center"/>
          </w:tcPr>
          <w:p w14:paraId="1338100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68CBB6C1"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Role-Based Platform Access &amp; Authentication</w:t>
            </w:r>
          </w:p>
        </w:tc>
      </w:tr>
      <w:tr w:rsidR="00011E8F" w:rsidRPr="00656AA4" w14:paraId="7369D78C" w14:textId="77777777" w:rsidTr="0015070D">
        <w:trPr>
          <w:trHeight w:val="432"/>
        </w:trPr>
        <w:tc>
          <w:tcPr>
            <w:tcW w:w="2200" w:type="dxa"/>
            <w:shd w:val="clear" w:color="auto" w:fill="002060"/>
            <w:vAlign w:val="center"/>
          </w:tcPr>
          <w:p w14:paraId="27EB2B4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03E7EC8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FR-08</w:t>
            </w:r>
          </w:p>
        </w:tc>
      </w:tr>
      <w:tr w:rsidR="00011E8F" w:rsidRPr="00656AA4" w14:paraId="2A3FA1EF" w14:textId="77777777" w:rsidTr="0015070D">
        <w:trPr>
          <w:trHeight w:val="432"/>
        </w:trPr>
        <w:tc>
          <w:tcPr>
            <w:tcW w:w="2200" w:type="dxa"/>
            <w:shd w:val="clear" w:color="auto" w:fill="002060"/>
            <w:vAlign w:val="center"/>
          </w:tcPr>
          <w:p w14:paraId="3E7F144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2C3938AA"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Ensure every user (Minister, Analyst, Economist, Legal Officer, Data Scientist, Stakeholder) is authenticated via Nafath and granted feature access strictly based on their organizational role and RACI permissions.</w:t>
            </w:r>
          </w:p>
        </w:tc>
      </w:tr>
      <w:tr w:rsidR="00011E8F" w:rsidRPr="00656AA4" w14:paraId="5921B36E" w14:textId="77777777" w:rsidTr="0015070D">
        <w:trPr>
          <w:trHeight w:val="432"/>
        </w:trPr>
        <w:tc>
          <w:tcPr>
            <w:tcW w:w="2200" w:type="dxa"/>
            <w:shd w:val="clear" w:color="auto" w:fill="002060"/>
            <w:vAlign w:val="center"/>
          </w:tcPr>
          <w:p w14:paraId="66340EE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762DE11B"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Any Authenticated User</w:t>
            </w:r>
          </w:p>
        </w:tc>
      </w:tr>
      <w:tr w:rsidR="00011E8F" w:rsidRPr="00656AA4" w14:paraId="02C5B04E" w14:textId="77777777" w:rsidTr="0015070D">
        <w:trPr>
          <w:trHeight w:val="432"/>
        </w:trPr>
        <w:tc>
          <w:tcPr>
            <w:tcW w:w="2200" w:type="dxa"/>
            <w:shd w:val="clear" w:color="auto" w:fill="002060"/>
            <w:vAlign w:val="center"/>
          </w:tcPr>
          <w:p w14:paraId="7CED6F1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3BCB569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Nafath SSO; MOMAH Enterprise Directory (AD / IAM); Audit Log Service</w:t>
            </w:r>
          </w:p>
        </w:tc>
      </w:tr>
      <w:tr w:rsidR="00011E8F" w:rsidRPr="00656AA4" w14:paraId="7DA7E75E" w14:textId="77777777" w:rsidTr="0015070D">
        <w:trPr>
          <w:trHeight w:val="432"/>
        </w:trPr>
        <w:tc>
          <w:tcPr>
            <w:tcW w:w="2200" w:type="dxa"/>
            <w:shd w:val="clear" w:color="auto" w:fill="002060"/>
            <w:vAlign w:val="center"/>
          </w:tcPr>
          <w:p w14:paraId="750964D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046DA6E2"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opens the Policy AI Lab web portal.</w:t>
            </w:r>
          </w:p>
        </w:tc>
      </w:tr>
      <w:tr w:rsidR="00011E8F" w:rsidRPr="00656AA4" w14:paraId="7F228E51" w14:textId="77777777" w:rsidTr="0015070D">
        <w:trPr>
          <w:trHeight w:val="432"/>
        </w:trPr>
        <w:tc>
          <w:tcPr>
            <w:tcW w:w="2200" w:type="dxa"/>
            <w:shd w:val="clear" w:color="auto" w:fill="002060"/>
            <w:vAlign w:val="center"/>
          </w:tcPr>
          <w:p w14:paraId="2D63F4F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6EBA60D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has a valid Nafath identity; user is provisioned in MOMAH AD; role mapping to capabilities is configured.</w:t>
            </w:r>
          </w:p>
        </w:tc>
      </w:tr>
      <w:tr w:rsidR="00011E8F" w:rsidRPr="00656AA4" w14:paraId="5903903A" w14:textId="77777777" w:rsidTr="0015070D">
        <w:trPr>
          <w:trHeight w:val="432"/>
        </w:trPr>
        <w:tc>
          <w:tcPr>
            <w:tcW w:w="2200" w:type="dxa"/>
            <w:shd w:val="clear" w:color="auto" w:fill="002060"/>
            <w:vAlign w:val="center"/>
          </w:tcPr>
          <w:p w14:paraId="6BBAB4D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Main Scenario</w:t>
            </w:r>
          </w:p>
        </w:tc>
        <w:tc>
          <w:tcPr>
            <w:tcW w:w="7160" w:type="dxa"/>
            <w:vAlign w:val="center"/>
          </w:tcPr>
          <w:p w14:paraId="74B82F82"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User navigates to the portal URL and is redirected to the Nafath SSO login.</w:t>
            </w:r>
            <w:r w:rsidRPr="00656AA4">
              <w:rPr>
                <w:rFonts w:asciiTheme="minorHAnsi" w:hAnsiTheme="minorHAnsi" w:cstheme="minorHAnsi"/>
              </w:rPr>
              <w:br/>
              <w:t>2. User completes MFA via Nafath (biometric / OTP).</w:t>
            </w:r>
            <w:r w:rsidRPr="00656AA4">
              <w:rPr>
                <w:rFonts w:asciiTheme="minorHAnsi" w:hAnsiTheme="minorHAnsi" w:cstheme="minorHAnsi"/>
              </w:rPr>
              <w:br/>
              <w:t>3. System retrieves role claims from MOMAH AD and evaluates the permissions matrix.</w:t>
            </w:r>
            <w:r w:rsidRPr="00656AA4">
              <w:rPr>
                <w:rFonts w:asciiTheme="minorHAnsi" w:hAnsiTheme="minorHAnsi" w:cstheme="minorHAnsi"/>
              </w:rPr>
              <w:br/>
              <w:t>4. Landing page (Executive Cockpit / Analyst Workspace / Legal Review queue / etc.) is presented based on role.</w:t>
            </w:r>
            <w:r w:rsidRPr="00656AA4">
              <w:rPr>
                <w:rFonts w:asciiTheme="minorHAnsi" w:hAnsiTheme="minorHAnsi" w:cstheme="minorHAnsi"/>
              </w:rPr>
              <w:br/>
              <w:t>5. Menu items, data scopes, and action buttons are rendered strictly per the user’s permissions.</w:t>
            </w:r>
          </w:p>
        </w:tc>
      </w:tr>
      <w:tr w:rsidR="00011E8F" w:rsidRPr="00656AA4" w14:paraId="249CE2A8" w14:textId="77777777" w:rsidTr="0015070D">
        <w:trPr>
          <w:trHeight w:val="432"/>
        </w:trPr>
        <w:tc>
          <w:tcPr>
            <w:tcW w:w="2200" w:type="dxa"/>
            <w:shd w:val="clear" w:color="auto" w:fill="002060"/>
            <w:vAlign w:val="center"/>
          </w:tcPr>
          <w:p w14:paraId="78C0E09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1A75647E"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Nafath MFA fails three times, the account is locked for 15 minutes and a security alert is logged.</w:t>
            </w:r>
            <w:r w:rsidRPr="00656AA4">
              <w:rPr>
                <w:rFonts w:asciiTheme="minorHAnsi" w:hAnsiTheme="minorHAnsi" w:cstheme="minorHAnsi"/>
              </w:rPr>
              <w:br/>
              <w:t>A2. If the user has multiple roles (e.g., acting analyst + economist), they are prompted to select the role for this session.</w:t>
            </w:r>
            <w:r w:rsidRPr="00656AA4">
              <w:rPr>
                <w:rFonts w:asciiTheme="minorHAnsi" w:hAnsiTheme="minorHAnsi" w:cstheme="minorHAnsi"/>
              </w:rPr>
              <w:br/>
              <w:t>A3. If the user’s role mapping is missing, they see a “No permissions configured” screen and the incident is auto-ticketed to the admin.</w:t>
            </w:r>
            <w:r w:rsidRPr="00656AA4">
              <w:rPr>
                <w:rFonts w:asciiTheme="minorHAnsi" w:hAnsiTheme="minorHAnsi" w:cstheme="minorHAnsi"/>
              </w:rPr>
              <w:br/>
              <w:t>If failure occurs: session is terminated and the user is returned to Nafath with an error reference ID.</w:t>
            </w:r>
          </w:p>
        </w:tc>
      </w:tr>
      <w:tr w:rsidR="00011E8F" w:rsidRPr="00656AA4" w14:paraId="40FC3802" w14:textId="77777777" w:rsidTr="0015070D">
        <w:trPr>
          <w:trHeight w:val="432"/>
        </w:trPr>
        <w:tc>
          <w:tcPr>
            <w:tcW w:w="2200" w:type="dxa"/>
            <w:shd w:val="clear" w:color="auto" w:fill="002060"/>
            <w:vAlign w:val="center"/>
          </w:tcPr>
          <w:p w14:paraId="31B0194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4BC789B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No feature may be accessed without a resolved role claim.</w:t>
            </w:r>
            <w:r w:rsidRPr="00656AA4">
              <w:rPr>
                <w:rFonts w:asciiTheme="minorHAnsi" w:hAnsiTheme="minorHAnsi" w:cstheme="minorHAnsi"/>
              </w:rPr>
              <w:br/>
              <w:t>All authentication events (success, failure, role switch) are logged to the immutable audit trail.</w:t>
            </w:r>
            <w:r w:rsidRPr="00656AA4">
              <w:rPr>
                <w:rFonts w:asciiTheme="minorHAnsi" w:hAnsiTheme="minorHAnsi" w:cstheme="minorHAnsi"/>
              </w:rPr>
              <w:br/>
              <w:t>Session inactivity timeout is 15 minutes (NCA ECC requirement).</w:t>
            </w:r>
          </w:p>
        </w:tc>
      </w:tr>
      <w:tr w:rsidR="00011E8F" w:rsidRPr="00656AA4" w14:paraId="1BC7C1E8" w14:textId="77777777" w:rsidTr="0015070D">
        <w:trPr>
          <w:trHeight w:val="432"/>
        </w:trPr>
        <w:tc>
          <w:tcPr>
            <w:tcW w:w="2200" w:type="dxa"/>
            <w:shd w:val="clear" w:color="auto" w:fill="002060"/>
            <w:vAlign w:val="center"/>
          </w:tcPr>
          <w:p w14:paraId="26FD737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6443E57C"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Nafath identity token, role claims, requested URL.</w:t>
            </w:r>
            <w:r w:rsidRPr="00656AA4">
              <w:rPr>
                <w:rFonts w:asciiTheme="minorHAnsi" w:hAnsiTheme="minorHAnsi" w:cstheme="minorHAnsi"/>
              </w:rPr>
              <w:br/>
              <w:t>Outputs: Authenticated session, role-scoped UI, audit log entry.</w:t>
            </w:r>
          </w:p>
        </w:tc>
      </w:tr>
      <w:tr w:rsidR="00011E8F" w:rsidRPr="00656AA4" w14:paraId="1B6BEF18" w14:textId="77777777" w:rsidTr="0015070D">
        <w:trPr>
          <w:trHeight w:val="432"/>
        </w:trPr>
        <w:tc>
          <w:tcPr>
            <w:tcW w:w="2200" w:type="dxa"/>
            <w:shd w:val="clear" w:color="auto" w:fill="002060"/>
            <w:vAlign w:val="center"/>
          </w:tcPr>
          <w:p w14:paraId="59669E6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50D87777"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user with a valid Nafath identity WHEN login succeeds THEN role-appropriate landing page renders AND unauthorized menu items are hidden AND all auth events are logged immutably AND inactive sessions terminate after 15 minutes.</w:t>
            </w:r>
          </w:p>
        </w:tc>
      </w:tr>
    </w:tbl>
    <w:p w14:paraId="16C01D8D"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2596D378"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33A55A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FF5DB8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5F4031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D28626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153CE5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72030B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8FA4E3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50DFB9F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63B6D6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Login &amp; Role-Based Landing</w:t>
            </w:r>
          </w:p>
        </w:tc>
      </w:tr>
      <w:tr w:rsidR="00011E8F" w:rsidRPr="00656AA4" w14:paraId="3B1F6903"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1EF0F0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Nafath Login</w:t>
            </w:r>
          </w:p>
        </w:tc>
      </w:tr>
      <w:tr w:rsidR="00011E8F" w:rsidRPr="00656AA4" w14:paraId="0DC003A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0C75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F7239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Nafath Trigger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1C800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68DDF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1840D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7D735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Initiates Nafath SSO redirect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BDCF2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8CA07B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57D47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67F7E3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MFA Code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194C9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(Masked)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9CCD9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8820A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45977B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OTP / biometric token from Nafath</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537C0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Inline error on failure</w:t>
            </w:r>
          </w:p>
        </w:tc>
      </w:tr>
      <w:tr w:rsidR="00011E8F" w:rsidRPr="00656AA4" w14:paraId="4B12782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997A66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D818A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Session ID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36D14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System (Hidden)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0862D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C5CE1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7F3FD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Issued on successful auth</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C0D0A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B7D722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E9955C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Role Selector (Conditional)</w:t>
            </w:r>
          </w:p>
        </w:tc>
      </w:tr>
      <w:tr w:rsidR="00011E8F" w:rsidRPr="00656AA4" w14:paraId="45AF12E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9277A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05F26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Active Role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3128F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FE6E5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Primary role</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DCDAA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BDE01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Shown only if user has multiple roles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4B740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“Select a role to continue”</w:t>
            </w:r>
          </w:p>
        </w:tc>
      </w:tr>
      <w:tr w:rsidR="00011E8F" w:rsidRPr="00656AA4" w14:paraId="0B67355C"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875D48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Session Status</w:t>
            </w:r>
          </w:p>
        </w:tc>
      </w:tr>
      <w:tr w:rsidR="00011E8F" w:rsidRPr="00656AA4" w14:paraId="21E4098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76B6A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2491EC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User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2E551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823D6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7B46A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53512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Top-right badge, links to profile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5D647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CC0C41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4DD01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34D29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Role 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804C6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FF684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503E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75561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Displays active role + scope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73B3A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495B9F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2FBB2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2C0A0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Session Timer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8AA61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125C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15:00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662CE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D60AA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Counts down; warns at 14:00 idle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63E6B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“Session expiring” toast at 14:00</w:t>
            </w:r>
          </w:p>
        </w:tc>
      </w:tr>
    </w:tbl>
    <w:p w14:paraId="0F0D06C4"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32C2AD45" w14:textId="77777777" w:rsidTr="0015070D">
        <w:trPr>
          <w:trHeight w:val="432"/>
        </w:trPr>
        <w:tc>
          <w:tcPr>
            <w:tcW w:w="2200" w:type="dxa"/>
            <w:shd w:val="clear" w:color="auto" w:fill="002060"/>
            <w:vAlign w:val="center"/>
          </w:tcPr>
          <w:p w14:paraId="01C9373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1F58F52E"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UC-09</w:t>
            </w:r>
          </w:p>
        </w:tc>
      </w:tr>
      <w:tr w:rsidR="00011E8F" w:rsidRPr="00656AA4" w14:paraId="108CAC51" w14:textId="77777777" w:rsidTr="0015070D">
        <w:trPr>
          <w:trHeight w:val="432"/>
        </w:trPr>
        <w:tc>
          <w:tcPr>
            <w:tcW w:w="2200" w:type="dxa"/>
            <w:shd w:val="clear" w:color="auto" w:fill="002060"/>
            <w:vAlign w:val="center"/>
          </w:tcPr>
          <w:p w14:paraId="717E0C7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0BB0968F"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Black-Swan Stress Testing</w:t>
            </w:r>
          </w:p>
        </w:tc>
      </w:tr>
      <w:tr w:rsidR="00011E8F" w:rsidRPr="00656AA4" w14:paraId="3F9663AE" w14:textId="77777777" w:rsidTr="0015070D">
        <w:trPr>
          <w:trHeight w:val="432"/>
        </w:trPr>
        <w:tc>
          <w:tcPr>
            <w:tcW w:w="2200" w:type="dxa"/>
            <w:shd w:val="clear" w:color="auto" w:fill="002060"/>
            <w:vAlign w:val="center"/>
          </w:tcPr>
          <w:p w14:paraId="7FBB540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509357A6"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FR-09</w:t>
            </w:r>
          </w:p>
        </w:tc>
      </w:tr>
      <w:tr w:rsidR="00011E8F" w:rsidRPr="00656AA4" w14:paraId="6FF594A8" w14:textId="77777777" w:rsidTr="0015070D">
        <w:trPr>
          <w:trHeight w:val="432"/>
        </w:trPr>
        <w:tc>
          <w:tcPr>
            <w:tcW w:w="2200" w:type="dxa"/>
            <w:shd w:val="clear" w:color="auto" w:fill="002060"/>
            <w:vAlign w:val="center"/>
          </w:tcPr>
          <w:p w14:paraId="077AE50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10B0F6B7"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Enable Housing Economists and Data Scientists to stress-test a policy under extreme market conditions (interest rate shocks, material cost spikes, demographic disruptions) to measure resilience before enactment.</w:t>
            </w:r>
          </w:p>
        </w:tc>
      </w:tr>
      <w:tr w:rsidR="00011E8F" w:rsidRPr="00656AA4" w14:paraId="04A4E6B3" w14:textId="77777777" w:rsidTr="0015070D">
        <w:trPr>
          <w:trHeight w:val="432"/>
        </w:trPr>
        <w:tc>
          <w:tcPr>
            <w:tcW w:w="2200" w:type="dxa"/>
            <w:shd w:val="clear" w:color="auto" w:fill="002060"/>
            <w:vAlign w:val="center"/>
          </w:tcPr>
          <w:p w14:paraId="3B54EA7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43B4A82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Housing Economist</w:t>
            </w:r>
          </w:p>
        </w:tc>
      </w:tr>
      <w:tr w:rsidR="00011E8F" w:rsidRPr="00656AA4" w14:paraId="719CAB57" w14:textId="77777777" w:rsidTr="0015070D">
        <w:trPr>
          <w:trHeight w:val="432"/>
        </w:trPr>
        <w:tc>
          <w:tcPr>
            <w:tcW w:w="2200" w:type="dxa"/>
            <w:shd w:val="clear" w:color="auto" w:fill="002060"/>
            <w:vAlign w:val="center"/>
          </w:tcPr>
          <w:p w14:paraId="4533096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51FCFDA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Data Scientist; Stress Test Engine (System); Policy Analyst (observer)</w:t>
            </w:r>
          </w:p>
        </w:tc>
      </w:tr>
      <w:tr w:rsidR="00011E8F" w:rsidRPr="00656AA4" w14:paraId="4643FE47" w14:textId="77777777" w:rsidTr="0015070D">
        <w:trPr>
          <w:trHeight w:val="432"/>
        </w:trPr>
        <w:tc>
          <w:tcPr>
            <w:tcW w:w="2200" w:type="dxa"/>
            <w:shd w:val="clear" w:color="auto" w:fill="002060"/>
            <w:vAlign w:val="center"/>
          </w:tcPr>
          <w:p w14:paraId="22660C1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3FEB706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Economist selects an active or draft policy and launches a Black-Swan scenario.</w:t>
            </w:r>
          </w:p>
        </w:tc>
      </w:tr>
      <w:tr w:rsidR="00011E8F" w:rsidRPr="00656AA4" w14:paraId="369BA77A" w14:textId="77777777" w:rsidTr="0015070D">
        <w:trPr>
          <w:trHeight w:val="432"/>
        </w:trPr>
        <w:tc>
          <w:tcPr>
            <w:tcW w:w="2200" w:type="dxa"/>
            <w:shd w:val="clear" w:color="auto" w:fill="002060"/>
            <w:vAlign w:val="center"/>
          </w:tcPr>
          <w:p w14:paraId="397EC1F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4EE4B25E"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Baseline simulation has been run successfully; stress scenario library is loaded; the economist has “Stress Test” permission.</w:t>
            </w:r>
          </w:p>
        </w:tc>
      </w:tr>
      <w:tr w:rsidR="00011E8F" w:rsidRPr="00656AA4" w14:paraId="10B44A0B" w14:textId="77777777" w:rsidTr="0015070D">
        <w:trPr>
          <w:trHeight w:val="432"/>
        </w:trPr>
        <w:tc>
          <w:tcPr>
            <w:tcW w:w="2200" w:type="dxa"/>
            <w:shd w:val="clear" w:color="auto" w:fill="002060"/>
            <w:vAlign w:val="center"/>
          </w:tcPr>
          <w:p w14:paraId="0C74B94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74F5B1D6"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Economist selects baseline policy and chooses a stress scenario (from library or custom).</w:t>
            </w:r>
            <w:r w:rsidRPr="00656AA4">
              <w:rPr>
                <w:rFonts w:asciiTheme="minorHAnsi" w:hAnsiTheme="minorHAnsi" w:cstheme="minorHAnsi"/>
              </w:rPr>
              <w:br/>
              <w:t>2. Economist configures shock parameters: interest rate delta, material cost delta, demographic shift magnitude.</w:t>
            </w:r>
            <w:r w:rsidRPr="00656AA4">
              <w:rPr>
                <w:rFonts w:asciiTheme="minorHAnsi" w:hAnsiTheme="minorHAnsi" w:cstheme="minorHAnsi"/>
              </w:rPr>
              <w:br/>
              <w:t>3. System runs Monte Carlo over the stressed variable matrix.</w:t>
            </w:r>
            <w:r w:rsidRPr="00656AA4">
              <w:rPr>
                <w:rFonts w:asciiTheme="minorHAnsi" w:hAnsiTheme="minorHAnsi" w:cstheme="minorHAnsi"/>
              </w:rPr>
              <w:br/>
              <w:t>4. System produces a Stress Test Report with resilience score, worst-case outcomes, and break-point thresholds.</w:t>
            </w:r>
            <w:r w:rsidRPr="00656AA4">
              <w:rPr>
                <w:rFonts w:asciiTheme="minorHAnsi" w:hAnsiTheme="minorHAnsi" w:cstheme="minorHAnsi"/>
              </w:rPr>
              <w:br/>
              <w:t>5. Economist saves the report and optionally triggers a Tier-2 briefing if resilience is below tolerance.</w:t>
            </w:r>
          </w:p>
        </w:tc>
      </w:tr>
      <w:tr w:rsidR="00011E8F" w:rsidRPr="00656AA4" w14:paraId="152ABDE8" w14:textId="77777777" w:rsidTr="0015070D">
        <w:trPr>
          <w:trHeight w:val="432"/>
        </w:trPr>
        <w:tc>
          <w:tcPr>
            <w:tcW w:w="2200" w:type="dxa"/>
            <w:shd w:val="clear" w:color="auto" w:fill="002060"/>
            <w:vAlign w:val="center"/>
          </w:tcPr>
          <w:p w14:paraId="6F893FA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7F5C5B62"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the simulation fails convergence, the system auto-retries with relaxed Monte Carlo bounds and flags the result as “Non-Converged”.</w:t>
            </w:r>
            <w:r w:rsidRPr="00656AA4">
              <w:rPr>
                <w:rFonts w:asciiTheme="minorHAnsi" w:hAnsiTheme="minorHAnsi" w:cstheme="minorHAnsi"/>
              </w:rPr>
              <w:br/>
              <w:t>A2. If worst-case fiscal loss exceeds the Fiscal Hard-Stop, the system blocks enactment approval and notifies MoF liaison.</w:t>
            </w:r>
            <w:r w:rsidRPr="00656AA4">
              <w:rPr>
                <w:rFonts w:asciiTheme="minorHAnsi" w:hAnsiTheme="minorHAnsi" w:cstheme="minorHAnsi"/>
              </w:rPr>
              <w:br/>
              <w:t>If failure occurs: the run is aborted and diagnostic logs are forwarded to the Data Scientist.</w:t>
            </w:r>
          </w:p>
        </w:tc>
      </w:tr>
      <w:tr w:rsidR="00011E8F" w:rsidRPr="00656AA4" w14:paraId="57908D14" w14:textId="77777777" w:rsidTr="0015070D">
        <w:trPr>
          <w:trHeight w:val="432"/>
        </w:trPr>
        <w:tc>
          <w:tcPr>
            <w:tcW w:w="2200" w:type="dxa"/>
            <w:shd w:val="clear" w:color="auto" w:fill="002060"/>
            <w:vAlign w:val="center"/>
          </w:tcPr>
          <w:p w14:paraId="23C4382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39AA5BC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Stress tests must preserve the baseline run so results are comparable.</w:t>
            </w:r>
            <w:r w:rsidRPr="00656AA4">
              <w:rPr>
                <w:rFonts w:asciiTheme="minorHAnsi" w:hAnsiTheme="minorHAnsi" w:cstheme="minorHAnsi"/>
              </w:rPr>
              <w:br/>
              <w:t>Any resilience score below 50 triggers mandatory Human-in-the-Loop review.</w:t>
            </w:r>
            <w:r w:rsidRPr="00656AA4">
              <w:rPr>
                <w:rFonts w:asciiTheme="minorHAnsi" w:hAnsiTheme="minorHAnsi" w:cstheme="minorHAnsi"/>
              </w:rPr>
              <w:br/>
              <w:t>Stress scenarios and their parameters are versioned for reproducibility.</w:t>
            </w:r>
          </w:p>
        </w:tc>
      </w:tr>
      <w:tr w:rsidR="00011E8F" w:rsidRPr="00656AA4" w14:paraId="447A4B6A" w14:textId="77777777" w:rsidTr="0015070D">
        <w:trPr>
          <w:trHeight w:val="432"/>
        </w:trPr>
        <w:tc>
          <w:tcPr>
            <w:tcW w:w="2200" w:type="dxa"/>
            <w:shd w:val="clear" w:color="auto" w:fill="002060"/>
            <w:vAlign w:val="center"/>
          </w:tcPr>
          <w:p w14:paraId="5F812EA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79E79634"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Baseline policy &amp; simulation ID, stress scenario selection, shock parameters.</w:t>
            </w:r>
            <w:r w:rsidRPr="00656AA4">
              <w:rPr>
                <w:rFonts w:asciiTheme="minorHAnsi" w:hAnsiTheme="minorHAnsi" w:cstheme="minorHAnsi"/>
              </w:rPr>
              <w:br/>
              <w:t>Outputs: Stress Test Report, Resilience Score, Break-point Table, audit log entry.</w:t>
            </w:r>
          </w:p>
        </w:tc>
      </w:tr>
      <w:tr w:rsidR="00011E8F" w:rsidRPr="00656AA4" w14:paraId="573DF323" w14:textId="77777777" w:rsidTr="0015070D">
        <w:trPr>
          <w:trHeight w:val="432"/>
        </w:trPr>
        <w:tc>
          <w:tcPr>
            <w:tcW w:w="2200" w:type="dxa"/>
            <w:shd w:val="clear" w:color="auto" w:fill="002060"/>
            <w:vAlign w:val="center"/>
          </w:tcPr>
          <w:p w14:paraId="22AC0B8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3D433B12"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baseline simulation WHEN a Black-Swan scenario is run THEN the Stress Test Report is produced AND the Resilience Score is displayed AND break-points below tolerance trigger HILT review.</w:t>
            </w:r>
          </w:p>
        </w:tc>
      </w:tr>
    </w:tbl>
    <w:p w14:paraId="7EA55822"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16318EE7"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833091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lastRenderedPageBreak/>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8EF764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598E52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59C93F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2E623E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1FD453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C54399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75FCC04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0643E6E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Black-Swan Stress Test</w:t>
            </w:r>
          </w:p>
        </w:tc>
      </w:tr>
      <w:tr w:rsidR="00011E8F" w:rsidRPr="00656AA4" w14:paraId="5F70774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C68E6F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Baseline</w:t>
            </w:r>
          </w:p>
        </w:tc>
      </w:tr>
      <w:tr w:rsidR="00011E8F" w:rsidRPr="00656AA4" w14:paraId="57C2790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9DB76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9138D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Reference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3D7A7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Lookup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9057E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896B5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E7154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Selects the baseline policy + simulation run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6286BF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30C9BC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AB133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0DB60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Baseline Predictive Score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0CB3C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59008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75255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26313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Pulled from last successful simulation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3B67D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C8DB67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45C0B28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Stress Scenario</w:t>
            </w:r>
          </w:p>
        </w:tc>
      </w:tr>
      <w:tr w:rsidR="00011E8F" w:rsidRPr="00656AA4" w14:paraId="5AB8CB2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9EC44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DBF29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Scenario Template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F56F4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BBD9E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Custom</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A25EB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183B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include 2008-style shock, SIBOR spike, commodity shock</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A2AC4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02B78C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55A40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6818D3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Interest Rate Delta (bps)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140CB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39959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2D718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699C3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Range −500 to +1000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9BB99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Warns above +500 bps</w:t>
            </w:r>
          </w:p>
        </w:tc>
      </w:tr>
      <w:tr w:rsidR="00011E8F" w:rsidRPr="00656AA4" w14:paraId="4B85840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C5102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08B7C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Material Cost Delta (%)</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7F157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66B38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02C28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ED5F3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Range −50 to +200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6B180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Warns above +100%</w:t>
            </w:r>
          </w:p>
        </w:tc>
      </w:tr>
      <w:tr w:rsidR="00011E8F" w:rsidRPr="00656AA4" w14:paraId="642183E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2614D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FB882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Demographic Shock (%)</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A4060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88390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00660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572C5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Range −20 to +20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4D64D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7D8117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4CD6CE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Execution</w:t>
            </w:r>
          </w:p>
        </w:tc>
      </w:tr>
      <w:tr w:rsidR="00011E8F" w:rsidRPr="00656AA4" w14:paraId="7CE6D05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23E98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C21F2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Run Stress Test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320FD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96311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E67A4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EEBD3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Launches Monte Carlo run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DE516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Progress indicator + ETA</w:t>
            </w:r>
          </w:p>
        </w:tc>
      </w:tr>
      <w:tr w:rsidR="00011E8F" w:rsidRPr="00656AA4" w14:paraId="7090790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D44CB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90B71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Resilience Score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CDC62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3882B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FC771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70519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0–100, computed post-run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4F6F13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“Below tolerance” banner if &lt; 50</w:t>
            </w:r>
          </w:p>
        </w:tc>
      </w:tr>
      <w:tr w:rsidR="00011E8F" w:rsidRPr="00656AA4" w14:paraId="1E4033F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181297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216FC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Break-Point 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C94D1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9FC04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A1435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A1DDC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Lists variable thresholds where policy fails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C65F3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1F59E46"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016B39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Actions</w:t>
            </w:r>
          </w:p>
        </w:tc>
      </w:tr>
      <w:tr w:rsidR="00011E8F" w:rsidRPr="00656AA4" w14:paraId="2D59C98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C5B0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03C85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Save Report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12AB62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9C027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175D7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691D4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Archives in Institutional Memory Vault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9438F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3753CC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94EE3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11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82F02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Trigger HILT Review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44931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CAA6C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6DE61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2084C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only if score &lt; 50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92954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dialog</w:t>
            </w:r>
          </w:p>
        </w:tc>
      </w:tr>
    </w:tbl>
    <w:p w14:paraId="63A9676C"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6AE34732" w14:textId="77777777" w:rsidTr="0015070D">
        <w:trPr>
          <w:trHeight w:val="432"/>
        </w:trPr>
        <w:tc>
          <w:tcPr>
            <w:tcW w:w="2200" w:type="dxa"/>
            <w:shd w:val="clear" w:color="auto" w:fill="002060"/>
            <w:vAlign w:val="center"/>
          </w:tcPr>
          <w:p w14:paraId="74F17ED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6F9CBBF3"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UC-10</w:t>
            </w:r>
          </w:p>
        </w:tc>
      </w:tr>
      <w:tr w:rsidR="00011E8F" w:rsidRPr="00656AA4" w14:paraId="5873EB4A" w14:textId="77777777" w:rsidTr="0015070D">
        <w:trPr>
          <w:trHeight w:val="432"/>
        </w:trPr>
        <w:tc>
          <w:tcPr>
            <w:tcW w:w="2200" w:type="dxa"/>
            <w:shd w:val="clear" w:color="auto" w:fill="002060"/>
            <w:vAlign w:val="center"/>
          </w:tcPr>
          <w:p w14:paraId="2C2F34F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2A109013"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Agent-Based Multi-Variable Simulation Configuration</w:t>
            </w:r>
          </w:p>
        </w:tc>
      </w:tr>
      <w:tr w:rsidR="00011E8F" w:rsidRPr="00656AA4" w14:paraId="54E1A9D8" w14:textId="77777777" w:rsidTr="0015070D">
        <w:trPr>
          <w:trHeight w:val="432"/>
        </w:trPr>
        <w:tc>
          <w:tcPr>
            <w:tcW w:w="2200" w:type="dxa"/>
            <w:shd w:val="clear" w:color="auto" w:fill="002060"/>
            <w:vAlign w:val="center"/>
          </w:tcPr>
          <w:p w14:paraId="72164D2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5C9B8246"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FR-10</w:t>
            </w:r>
          </w:p>
        </w:tc>
      </w:tr>
      <w:tr w:rsidR="00011E8F" w:rsidRPr="00656AA4" w14:paraId="69B8BC87" w14:textId="77777777" w:rsidTr="0015070D">
        <w:trPr>
          <w:trHeight w:val="432"/>
        </w:trPr>
        <w:tc>
          <w:tcPr>
            <w:tcW w:w="2200" w:type="dxa"/>
            <w:shd w:val="clear" w:color="auto" w:fill="002060"/>
            <w:vAlign w:val="center"/>
          </w:tcPr>
          <w:p w14:paraId="703DAB5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08E23931"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Let Data Scientists and Housing Economists configure the agent-based simulation lab with economic, social, and market agents, set their interaction rules, and launch integrated runs.</w:t>
            </w:r>
          </w:p>
        </w:tc>
      </w:tr>
      <w:tr w:rsidR="00011E8F" w:rsidRPr="00656AA4" w14:paraId="669DCAEC" w14:textId="77777777" w:rsidTr="0015070D">
        <w:trPr>
          <w:trHeight w:val="432"/>
        </w:trPr>
        <w:tc>
          <w:tcPr>
            <w:tcW w:w="2200" w:type="dxa"/>
            <w:shd w:val="clear" w:color="auto" w:fill="002060"/>
            <w:vAlign w:val="center"/>
          </w:tcPr>
          <w:p w14:paraId="6F257BE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0C10411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Data Scientist</w:t>
            </w:r>
          </w:p>
        </w:tc>
      </w:tr>
      <w:tr w:rsidR="00011E8F" w:rsidRPr="00656AA4" w14:paraId="0D3947AA" w14:textId="77777777" w:rsidTr="0015070D">
        <w:trPr>
          <w:trHeight w:val="432"/>
        </w:trPr>
        <w:tc>
          <w:tcPr>
            <w:tcW w:w="2200" w:type="dxa"/>
            <w:shd w:val="clear" w:color="auto" w:fill="002060"/>
            <w:vAlign w:val="center"/>
          </w:tcPr>
          <w:p w14:paraId="4E7EA91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6C29734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Housing Economist; Simulation Engine (System); Model Registry (System)</w:t>
            </w:r>
          </w:p>
        </w:tc>
      </w:tr>
      <w:tr w:rsidR="00011E8F" w:rsidRPr="00656AA4" w14:paraId="40F22FBA" w14:textId="77777777" w:rsidTr="0015070D">
        <w:trPr>
          <w:trHeight w:val="432"/>
        </w:trPr>
        <w:tc>
          <w:tcPr>
            <w:tcW w:w="2200" w:type="dxa"/>
            <w:shd w:val="clear" w:color="auto" w:fill="002060"/>
            <w:vAlign w:val="center"/>
          </w:tcPr>
          <w:p w14:paraId="697EED7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4567FA1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opens the Simulation Lab and selects “Configure New Run”.</w:t>
            </w:r>
          </w:p>
        </w:tc>
      </w:tr>
      <w:tr w:rsidR="00011E8F" w:rsidRPr="00656AA4" w14:paraId="01763207" w14:textId="77777777" w:rsidTr="0015070D">
        <w:trPr>
          <w:trHeight w:val="432"/>
        </w:trPr>
        <w:tc>
          <w:tcPr>
            <w:tcW w:w="2200" w:type="dxa"/>
            <w:shd w:val="clear" w:color="auto" w:fill="002060"/>
            <w:vAlign w:val="center"/>
          </w:tcPr>
          <w:p w14:paraId="261DD79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61E3F68C"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Model Registry contains at least one valid agent library; data feeds (SAMA, GASTAT, MoF) are current.</w:t>
            </w:r>
          </w:p>
        </w:tc>
      </w:tr>
      <w:tr w:rsidR="00011E8F" w:rsidRPr="00656AA4" w14:paraId="44F24AC6" w14:textId="77777777" w:rsidTr="0015070D">
        <w:trPr>
          <w:trHeight w:val="432"/>
        </w:trPr>
        <w:tc>
          <w:tcPr>
            <w:tcW w:w="2200" w:type="dxa"/>
            <w:shd w:val="clear" w:color="auto" w:fill="002060"/>
            <w:vAlign w:val="center"/>
          </w:tcPr>
          <w:p w14:paraId="2E69EFD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3123C967"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User selects the policy mechanism to be modelled.</w:t>
            </w:r>
            <w:r w:rsidRPr="00656AA4">
              <w:rPr>
                <w:rFonts w:asciiTheme="minorHAnsi" w:hAnsiTheme="minorHAnsi" w:cstheme="minorHAnsi"/>
              </w:rPr>
              <w:br/>
              <w:t>2. User configures active agent classes (Citizens, Developers, Banks, Municipalities) and populations.</w:t>
            </w:r>
            <w:r w:rsidRPr="00656AA4">
              <w:rPr>
                <w:rFonts w:asciiTheme="minorHAnsi" w:hAnsiTheme="minorHAnsi" w:cstheme="minorHAnsi"/>
              </w:rPr>
              <w:br/>
              <w:t>3. User sets interaction rules and feedback loops via the rule editor.</w:t>
            </w:r>
            <w:r w:rsidRPr="00656AA4">
              <w:rPr>
                <w:rFonts w:asciiTheme="minorHAnsi" w:hAnsiTheme="minorHAnsi" w:cstheme="minorHAnsi"/>
              </w:rPr>
              <w:br/>
              <w:t>4. User binds each agent variable to a data source (SIBOR, CPI, Demographics) from the registry.</w:t>
            </w:r>
            <w:r w:rsidRPr="00656AA4">
              <w:rPr>
                <w:rFonts w:asciiTheme="minorHAnsi" w:hAnsiTheme="minorHAnsi" w:cstheme="minorHAnsi"/>
              </w:rPr>
              <w:br/>
              <w:t>5. User runs the simulation; system executes ABM, logs every agent step, and produces outputs.</w:t>
            </w:r>
          </w:p>
        </w:tc>
      </w:tr>
      <w:tr w:rsidR="00011E8F" w:rsidRPr="00656AA4" w14:paraId="3B145187" w14:textId="77777777" w:rsidTr="0015070D">
        <w:trPr>
          <w:trHeight w:val="432"/>
        </w:trPr>
        <w:tc>
          <w:tcPr>
            <w:tcW w:w="2200" w:type="dxa"/>
            <w:shd w:val="clear" w:color="auto" w:fill="002060"/>
            <w:vAlign w:val="center"/>
          </w:tcPr>
          <w:p w14:paraId="1E2B61A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014E7CBF"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any bound data source is stale, the simulation runs but the output is tagged “Low Confidence”.</w:t>
            </w:r>
            <w:r w:rsidRPr="00656AA4">
              <w:rPr>
                <w:rFonts w:asciiTheme="minorHAnsi" w:hAnsiTheme="minorHAnsi" w:cstheme="minorHAnsi"/>
              </w:rPr>
              <w:br/>
              <w:t>A2. If interaction rules contain logical contradictions, the system blocks run and highlights conflicts.</w:t>
            </w:r>
            <w:r w:rsidRPr="00656AA4">
              <w:rPr>
                <w:rFonts w:asciiTheme="minorHAnsi" w:hAnsiTheme="minorHAnsi" w:cstheme="minorHAnsi"/>
              </w:rPr>
              <w:br/>
              <w:t>If failure occurs: partial logs are preserved and the Data Scientist is alerted for model diagnostics.</w:t>
            </w:r>
          </w:p>
        </w:tc>
      </w:tr>
      <w:tr w:rsidR="00011E8F" w:rsidRPr="00656AA4" w14:paraId="2A7EC60A" w14:textId="77777777" w:rsidTr="0015070D">
        <w:trPr>
          <w:trHeight w:val="432"/>
        </w:trPr>
        <w:tc>
          <w:tcPr>
            <w:tcW w:w="2200" w:type="dxa"/>
            <w:shd w:val="clear" w:color="auto" w:fill="002060"/>
            <w:vAlign w:val="center"/>
          </w:tcPr>
          <w:p w14:paraId="15886CF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2DC99C52"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Every configuration must be saved as a reproducible model version in the registry.</w:t>
            </w:r>
            <w:r w:rsidRPr="00656AA4">
              <w:rPr>
                <w:rFonts w:asciiTheme="minorHAnsi" w:hAnsiTheme="minorHAnsi" w:cstheme="minorHAnsi"/>
              </w:rPr>
              <w:br/>
              <w:t>Simulation can produce no more than 3 concurrent runs per user to manage compute load.</w:t>
            </w:r>
            <w:r w:rsidRPr="00656AA4">
              <w:rPr>
                <w:rFonts w:asciiTheme="minorHAnsi" w:hAnsiTheme="minorHAnsi" w:cstheme="minorHAnsi"/>
              </w:rPr>
              <w:br/>
              <w:t>Level-1 results must return in under 60 seconds (NFR-02).</w:t>
            </w:r>
          </w:p>
        </w:tc>
      </w:tr>
      <w:tr w:rsidR="00011E8F" w:rsidRPr="00656AA4" w14:paraId="4467F7CA" w14:textId="77777777" w:rsidTr="0015070D">
        <w:trPr>
          <w:trHeight w:val="432"/>
        </w:trPr>
        <w:tc>
          <w:tcPr>
            <w:tcW w:w="2200" w:type="dxa"/>
            <w:shd w:val="clear" w:color="auto" w:fill="002060"/>
            <w:vAlign w:val="center"/>
          </w:tcPr>
          <w:p w14:paraId="5C8035B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3D997D4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Policy mechanism, agent populations, interaction rules, variable bindings.</w:t>
            </w:r>
            <w:r w:rsidRPr="00656AA4">
              <w:rPr>
                <w:rFonts w:asciiTheme="minorHAnsi" w:hAnsiTheme="minorHAnsi" w:cstheme="minorHAnsi"/>
              </w:rPr>
              <w:br/>
              <w:t>Outputs: Simulation results (fiscal / social / market), Model Version ID, full agent log, performance metrics.</w:t>
            </w:r>
          </w:p>
        </w:tc>
      </w:tr>
      <w:tr w:rsidR="00011E8F" w:rsidRPr="00656AA4" w14:paraId="7B2D0B32" w14:textId="77777777" w:rsidTr="0015070D">
        <w:trPr>
          <w:trHeight w:val="432"/>
        </w:trPr>
        <w:tc>
          <w:tcPr>
            <w:tcW w:w="2200" w:type="dxa"/>
            <w:shd w:val="clear" w:color="auto" w:fill="002060"/>
            <w:vAlign w:val="center"/>
          </w:tcPr>
          <w:p w14:paraId="6399E8E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2288F508"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validated ABM configuration WHEN “Run” is triggered THEN Level-1 results return within 60 seconds AND the Model Version ID is saved AND all outputs are traceable to the configuration used.</w:t>
            </w:r>
          </w:p>
        </w:tc>
      </w:tr>
    </w:tbl>
    <w:p w14:paraId="0A136E76"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UC-10</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3D8B4AC6"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6814A8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916117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EA7C61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567100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DDE0AA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A4B47B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50A0C6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2787C02C"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3C068F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Simulation Lab — Configure Run</w:t>
            </w:r>
          </w:p>
        </w:tc>
      </w:tr>
      <w:tr w:rsidR="00011E8F" w:rsidRPr="00656AA4" w14:paraId="52252DB1"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DE415C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Policy Context</w:t>
            </w:r>
          </w:p>
        </w:tc>
      </w:tr>
      <w:tr w:rsidR="00011E8F" w:rsidRPr="00656AA4" w14:paraId="6F20BCB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56BF6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FAE0E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Mechanism</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923D1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Lookup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3F0A1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2726FD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3A5FE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Selects mechanism being modelled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7D187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D8269A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F47B6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F2E8D1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Model Version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E8469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Input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E8B30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v0.1</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29A2E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5C80E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User-provided version label</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CA85F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Unique check</w:t>
            </w:r>
          </w:p>
        </w:tc>
      </w:tr>
      <w:tr w:rsidR="00011E8F" w:rsidRPr="00656AA4" w14:paraId="655F4350"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F1D62A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Agent Configuration</w:t>
            </w:r>
          </w:p>
        </w:tc>
      </w:tr>
      <w:tr w:rsidR="00011E8F" w:rsidRPr="00656AA4" w14:paraId="478B325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2A6444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9741E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Citizens Population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8C8CF8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CF45B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100000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B3449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5C3CE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Range 1,000–1,000,000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198A1F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BA0743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17F04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68B89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Developers Population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7F586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6FE49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500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A1B8C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3B1D3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Range 10–10,000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DC75C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A5D813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966E8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1A9B6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Banks Population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C8123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6F752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EE940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B21DE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Range 5–100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32BBD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5C6FF6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33384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01F99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Municipalities Population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D0155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D00A3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13</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23D43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920B3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Matches Saudi Amanas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C51BC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D9D6B15"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E41CE8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Rule Editor</w:t>
            </w:r>
          </w:p>
        </w:tc>
      </w:tr>
      <w:tr w:rsidR="00011E8F" w:rsidRPr="00656AA4" w14:paraId="043E16F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21F47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0AD8D3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Interaction Rule Canvas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106CF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Visual Editor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A306F8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348D4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1DA06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Drag-and-drop rule composition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9FA30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Conflict detection inline</w:t>
            </w:r>
          </w:p>
        </w:tc>
      </w:tr>
      <w:tr w:rsidR="00011E8F" w:rsidRPr="00656AA4" w14:paraId="67C59C5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02D56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C1663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Feedback Loop Toggle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7B6D1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145FF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Enabled</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B2A6C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B4F98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Enables macro feedback loops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D5BD2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83DC7B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30A968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Variable Bindings</w:t>
            </w:r>
          </w:p>
        </w:tc>
      </w:tr>
      <w:tr w:rsidR="00011E8F" w:rsidRPr="00656AA4" w14:paraId="7719AC0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233E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25573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Interest Rate Source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79088F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EE3425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SAMA SIBOR</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75294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CBD2D3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Bound to SAMA feed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7C2EB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Stale badge if &gt; 30 days</w:t>
            </w:r>
          </w:p>
        </w:tc>
      </w:tr>
      <w:tr w:rsidR="00011E8F" w:rsidRPr="00656AA4" w14:paraId="36353FE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E9583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E92CF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Demographics Source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6DC49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1A85D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GASTAT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8CF4B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954DD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Bound to GASTAT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AD771C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Stale badge if &gt; 30 days</w:t>
            </w:r>
          </w:p>
        </w:tc>
      </w:tr>
      <w:tr w:rsidR="00011E8F" w:rsidRPr="00656AA4" w14:paraId="5880870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E261E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D2CFF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Inflation Source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80B93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4DD98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GASTAT CPI</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9E0CF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65520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Bound to GASTAT CPI</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08A3C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0D69B7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5C7E63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Execution</w:t>
            </w:r>
          </w:p>
        </w:tc>
      </w:tr>
      <w:tr w:rsidR="00011E8F" w:rsidRPr="00656AA4" w14:paraId="5F051D4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1666B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6F4F8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Run Simulation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4AA7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14B22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024E1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E7B9C3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Launches ABM execution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255A4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Progress bar + ETA</w:t>
            </w:r>
          </w:p>
        </w:tc>
      </w:tr>
      <w:tr w:rsidR="00011E8F" w:rsidRPr="00656AA4" w14:paraId="76D5A46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240EB3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8C35D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Concurrent Runs Indicator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FAF81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0C42A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 / 3</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C64DDD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9FB2F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Blocks launch if at cap</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A24FA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“Queue full” on blocked launch</w:t>
            </w:r>
          </w:p>
        </w:tc>
      </w:tr>
    </w:tbl>
    <w:p w14:paraId="7D113093"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2B88C921" w14:textId="77777777" w:rsidTr="0015070D">
        <w:trPr>
          <w:trHeight w:val="432"/>
        </w:trPr>
        <w:tc>
          <w:tcPr>
            <w:tcW w:w="2200" w:type="dxa"/>
            <w:shd w:val="clear" w:color="auto" w:fill="002060"/>
            <w:vAlign w:val="center"/>
          </w:tcPr>
          <w:p w14:paraId="17816EE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5B88D60E"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UC-11</w:t>
            </w:r>
          </w:p>
        </w:tc>
      </w:tr>
      <w:tr w:rsidR="00011E8F" w:rsidRPr="00656AA4" w14:paraId="12B209BA" w14:textId="77777777" w:rsidTr="0015070D">
        <w:trPr>
          <w:trHeight w:val="432"/>
        </w:trPr>
        <w:tc>
          <w:tcPr>
            <w:tcW w:w="2200" w:type="dxa"/>
            <w:shd w:val="clear" w:color="auto" w:fill="002060"/>
            <w:vAlign w:val="center"/>
          </w:tcPr>
          <w:p w14:paraId="3998BBF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33710AA4"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Predictive Success Scoring &amp; Failure Explanation</w:t>
            </w:r>
          </w:p>
        </w:tc>
      </w:tr>
      <w:tr w:rsidR="00011E8F" w:rsidRPr="00656AA4" w14:paraId="0E3C5148" w14:textId="77777777" w:rsidTr="0015070D">
        <w:trPr>
          <w:trHeight w:val="432"/>
        </w:trPr>
        <w:tc>
          <w:tcPr>
            <w:tcW w:w="2200" w:type="dxa"/>
            <w:shd w:val="clear" w:color="auto" w:fill="002060"/>
            <w:vAlign w:val="center"/>
          </w:tcPr>
          <w:p w14:paraId="532BD75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Related Functional Requirement</w:t>
            </w:r>
          </w:p>
        </w:tc>
        <w:tc>
          <w:tcPr>
            <w:tcW w:w="7160" w:type="dxa"/>
            <w:shd w:val="clear" w:color="auto" w:fill="002060"/>
            <w:vAlign w:val="center"/>
          </w:tcPr>
          <w:p w14:paraId="53F23732"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FR-11</w:t>
            </w:r>
          </w:p>
        </w:tc>
      </w:tr>
      <w:tr w:rsidR="00011E8F" w:rsidRPr="00656AA4" w14:paraId="682B6DF4" w14:textId="77777777" w:rsidTr="0015070D">
        <w:trPr>
          <w:trHeight w:val="432"/>
        </w:trPr>
        <w:tc>
          <w:tcPr>
            <w:tcW w:w="2200" w:type="dxa"/>
            <w:shd w:val="clear" w:color="auto" w:fill="002060"/>
            <w:vAlign w:val="center"/>
          </w:tcPr>
          <w:p w14:paraId="3B07020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16E4F22D"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Automatically score a simulated policy’s probability of meeting its objectives (0–100%) and, where below the 80% threshold, produce a structured failure explanation with root causes and remediation hints.</w:t>
            </w:r>
          </w:p>
        </w:tc>
      </w:tr>
      <w:tr w:rsidR="00011E8F" w:rsidRPr="00656AA4" w14:paraId="6FCFAFCA" w14:textId="77777777" w:rsidTr="0015070D">
        <w:trPr>
          <w:trHeight w:val="432"/>
        </w:trPr>
        <w:tc>
          <w:tcPr>
            <w:tcW w:w="2200" w:type="dxa"/>
            <w:shd w:val="clear" w:color="auto" w:fill="002060"/>
            <w:vAlign w:val="center"/>
          </w:tcPr>
          <w:p w14:paraId="6526200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02A78616"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w:t>
            </w:r>
          </w:p>
        </w:tc>
      </w:tr>
      <w:tr w:rsidR="00011E8F" w:rsidRPr="00656AA4" w14:paraId="48598D87" w14:textId="77777777" w:rsidTr="0015070D">
        <w:trPr>
          <w:trHeight w:val="432"/>
        </w:trPr>
        <w:tc>
          <w:tcPr>
            <w:tcW w:w="2200" w:type="dxa"/>
            <w:shd w:val="clear" w:color="auto" w:fill="002060"/>
            <w:vAlign w:val="center"/>
          </w:tcPr>
          <w:p w14:paraId="0D97C24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120441B6"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Housing Economist; Data Scientist; Predictive Scoring Engine (System)</w:t>
            </w:r>
          </w:p>
        </w:tc>
      </w:tr>
      <w:tr w:rsidR="00011E8F" w:rsidRPr="00656AA4" w14:paraId="6DCA0408" w14:textId="77777777" w:rsidTr="0015070D">
        <w:trPr>
          <w:trHeight w:val="432"/>
        </w:trPr>
        <w:tc>
          <w:tcPr>
            <w:tcW w:w="2200" w:type="dxa"/>
            <w:shd w:val="clear" w:color="auto" w:fill="002060"/>
            <w:vAlign w:val="center"/>
          </w:tcPr>
          <w:p w14:paraId="2E97468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7C79F572"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simulation run completes successfully.</w:t>
            </w:r>
          </w:p>
        </w:tc>
      </w:tr>
      <w:tr w:rsidR="00011E8F" w:rsidRPr="00656AA4" w14:paraId="2560B43D" w14:textId="77777777" w:rsidTr="0015070D">
        <w:trPr>
          <w:trHeight w:val="432"/>
        </w:trPr>
        <w:tc>
          <w:tcPr>
            <w:tcW w:w="2200" w:type="dxa"/>
            <w:shd w:val="clear" w:color="auto" w:fill="002060"/>
            <w:vAlign w:val="center"/>
          </w:tcPr>
          <w:p w14:paraId="7A099D3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5DE13FF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Simulation outputs are available; historical outcome library contains at least 3 comparable precedents.</w:t>
            </w:r>
          </w:p>
        </w:tc>
      </w:tr>
      <w:tr w:rsidR="00011E8F" w:rsidRPr="00656AA4" w14:paraId="553EE1D9" w14:textId="77777777" w:rsidTr="0015070D">
        <w:trPr>
          <w:trHeight w:val="432"/>
        </w:trPr>
        <w:tc>
          <w:tcPr>
            <w:tcW w:w="2200" w:type="dxa"/>
            <w:shd w:val="clear" w:color="auto" w:fill="002060"/>
            <w:vAlign w:val="center"/>
          </w:tcPr>
          <w:p w14:paraId="09EF4E2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3C95ADF2"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Scoring Engine ingests simulation outputs and historical precedents.</w:t>
            </w:r>
            <w:r w:rsidRPr="00656AA4">
              <w:rPr>
                <w:rFonts w:asciiTheme="minorHAnsi" w:hAnsiTheme="minorHAnsi" w:cstheme="minorHAnsi"/>
              </w:rPr>
              <w:br/>
              <w:t>2. System computes the Predictive Success Score based on KPI attainment probability.</w:t>
            </w:r>
            <w:r w:rsidRPr="00656AA4">
              <w:rPr>
                <w:rFonts w:asciiTheme="minorHAnsi" w:hAnsiTheme="minorHAnsi" w:cstheme="minorHAnsi"/>
              </w:rPr>
              <w:br/>
              <w:t>3. If score ≥ 80%, policy advances to review; if &lt; 80%, Failure Explanation is generated.</w:t>
            </w:r>
            <w:r w:rsidRPr="00656AA4">
              <w:rPr>
                <w:rFonts w:asciiTheme="minorHAnsi" w:hAnsiTheme="minorHAnsi" w:cstheme="minorHAnsi"/>
              </w:rPr>
              <w:br/>
              <w:t>4. Failure Explanation lists contributing factors ranked by impact and remediation hints.</w:t>
            </w:r>
            <w:r w:rsidRPr="00656AA4">
              <w:rPr>
                <w:rFonts w:asciiTheme="minorHAnsi" w:hAnsiTheme="minorHAnsi" w:cstheme="minorHAnsi"/>
              </w:rPr>
              <w:br/>
              <w:t>5. Analyst reviews the score and explanation; may request re-simulation or escalate.</w:t>
            </w:r>
          </w:p>
        </w:tc>
      </w:tr>
      <w:tr w:rsidR="00011E8F" w:rsidRPr="00656AA4" w14:paraId="06166CCD" w14:textId="77777777" w:rsidTr="0015070D">
        <w:trPr>
          <w:trHeight w:val="432"/>
        </w:trPr>
        <w:tc>
          <w:tcPr>
            <w:tcW w:w="2200" w:type="dxa"/>
            <w:shd w:val="clear" w:color="auto" w:fill="002060"/>
            <w:vAlign w:val="center"/>
          </w:tcPr>
          <w:p w14:paraId="686B1FD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70B25FE9"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fewer than 3 precedents exist, the score is computed but labelled “Low Confidence” with widened bands.</w:t>
            </w:r>
            <w:r w:rsidRPr="00656AA4">
              <w:rPr>
                <w:rFonts w:asciiTheme="minorHAnsi" w:hAnsiTheme="minorHAnsi" w:cstheme="minorHAnsi"/>
              </w:rPr>
              <w:br/>
              <w:t>A2. If an outlier precedent dominates the score, the system flags it for Data Scientist review.</w:t>
            </w:r>
            <w:r w:rsidRPr="00656AA4">
              <w:rPr>
                <w:rFonts w:asciiTheme="minorHAnsi" w:hAnsiTheme="minorHAnsi" w:cstheme="minorHAnsi"/>
              </w:rPr>
              <w:br/>
              <w:t>If failure occurs: score computation fails gracefully, last-known score is displayed, and engineering is alerted.</w:t>
            </w:r>
          </w:p>
        </w:tc>
      </w:tr>
      <w:tr w:rsidR="00011E8F" w:rsidRPr="00656AA4" w14:paraId="7063EFE3" w14:textId="77777777" w:rsidTr="0015070D">
        <w:trPr>
          <w:trHeight w:val="432"/>
        </w:trPr>
        <w:tc>
          <w:tcPr>
            <w:tcW w:w="2200" w:type="dxa"/>
            <w:shd w:val="clear" w:color="auto" w:fill="002060"/>
            <w:vAlign w:val="center"/>
          </w:tcPr>
          <w:p w14:paraId="2558B16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569A16A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Scores below 80% must include a structured Failure Explanation (XAI mandate).</w:t>
            </w:r>
            <w:r w:rsidRPr="00656AA4">
              <w:rPr>
                <w:rFonts w:asciiTheme="minorHAnsi" w:hAnsiTheme="minorHAnsi" w:cstheme="minorHAnsi"/>
              </w:rPr>
              <w:br/>
              <w:t>Scores and explanations are versioned and immutable.</w:t>
            </w:r>
            <w:r w:rsidRPr="00656AA4">
              <w:rPr>
                <w:rFonts w:asciiTheme="minorHAnsi" w:hAnsiTheme="minorHAnsi" w:cstheme="minorHAnsi"/>
              </w:rPr>
              <w:br/>
              <w:t>No policy may advance past review without a score.</w:t>
            </w:r>
          </w:p>
        </w:tc>
      </w:tr>
      <w:tr w:rsidR="00011E8F" w:rsidRPr="00656AA4" w14:paraId="084A92ED" w14:textId="77777777" w:rsidTr="0015070D">
        <w:trPr>
          <w:trHeight w:val="432"/>
        </w:trPr>
        <w:tc>
          <w:tcPr>
            <w:tcW w:w="2200" w:type="dxa"/>
            <w:shd w:val="clear" w:color="auto" w:fill="002060"/>
            <w:vAlign w:val="center"/>
          </w:tcPr>
          <w:p w14:paraId="44F6D4E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4C5231B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Simulation outputs, historical precedent library, KPI targets.</w:t>
            </w:r>
            <w:r w:rsidRPr="00656AA4">
              <w:rPr>
                <w:rFonts w:asciiTheme="minorHAnsi" w:hAnsiTheme="minorHAnsi" w:cstheme="minorHAnsi"/>
              </w:rPr>
              <w:br/>
              <w:t>Outputs: Predictive Success Score, Confidence Band, Failure Explanation (if applicable), audit entry.</w:t>
            </w:r>
          </w:p>
        </w:tc>
      </w:tr>
      <w:tr w:rsidR="00011E8F" w:rsidRPr="00656AA4" w14:paraId="13F73584" w14:textId="77777777" w:rsidTr="0015070D">
        <w:trPr>
          <w:trHeight w:val="432"/>
        </w:trPr>
        <w:tc>
          <w:tcPr>
            <w:tcW w:w="2200" w:type="dxa"/>
            <w:shd w:val="clear" w:color="auto" w:fill="002060"/>
            <w:vAlign w:val="center"/>
          </w:tcPr>
          <w:p w14:paraId="2FF3463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22D9AE0F"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completed simulation WHEN scoring runs THEN a Predictive Success Score is produced AND scores &lt; 80% include a Failure Explanation AND all outputs are immutable and versioned.</w:t>
            </w:r>
          </w:p>
        </w:tc>
      </w:tr>
    </w:tbl>
    <w:p w14:paraId="0DCCC80C"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6F473857"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423259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365D24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441692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C6CCCB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4F5B15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0A126E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15F478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0A292BB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A49540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Predictive Success Score</w:t>
            </w:r>
          </w:p>
        </w:tc>
      </w:tr>
      <w:tr w:rsidR="00011E8F" w:rsidRPr="00656AA4" w14:paraId="0F0FA13A"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87FEF6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Score Panel</w:t>
            </w:r>
          </w:p>
        </w:tc>
      </w:tr>
      <w:tr w:rsidR="00011E8F" w:rsidRPr="00656AA4" w14:paraId="0F689A1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A8F60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F2463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Score Value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7CEBF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 (Gauge)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748AB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F971C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8FCCF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0–100, colour-coded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B622F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26B4F6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ECA3A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4EE6B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Confidence Band</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F65C1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37B52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2C4D2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98209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Upper / lower bounds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280C4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“Low Confidence” badge if narrow precedent set</w:t>
            </w:r>
          </w:p>
        </w:tc>
      </w:tr>
      <w:tr w:rsidR="00011E8F" w:rsidRPr="00656AA4" w14:paraId="6F32799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D17C2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93F5C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Status 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497DF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71FA9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A763D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AE526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Pass / Fail per 80% threshold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29AFEE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647C02A"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E6FE8E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Failure Explanation (Conditional)</w:t>
            </w:r>
          </w:p>
        </w:tc>
      </w:tr>
      <w:tr w:rsidR="00011E8F" w:rsidRPr="00656AA4" w14:paraId="3DE4E46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A3CCA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EFABE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Contributing Factors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A30A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C91AF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1D24D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1A35B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Ranked by impact weight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8BE53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Displayed only when score &lt; 80%</w:t>
            </w:r>
          </w:p>
        </w:tc>
      </w:tr>
      <w:tr w:rsidR="00011E8F" w:rsidRPr="00656AA4" w14:paraId="096DE76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1B9F4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B97E4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Remediation Hints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2DE7F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List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29EDB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9060C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DDF5C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Mechanism-level suggestions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2ACFA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DB79AB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853462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Precedents</w:t>
            </w:r>
          </w:p>
        </w:tc>
      </w:tr>
      <w:tr w:rsidR="00011E8F" w:rsidRPr="00656AA4" w14:paraId="524FEE8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B82A9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F45B15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Precedent 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B197C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1844C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12279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86457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Lists matched historical policies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22DB9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30D77F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7E786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DCD1B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Outlier Flag</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66475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1CB1FE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94D31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71F25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Highlights if a precedent dominates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6AD2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“Flagged for review” tooltip</w:t>
            </w:r>
          </w:p>
        </w:tc>
      </w:tr>
      <w:tr w:rsidR="00011E8F" w:rsidRPr="00656AA4" w14:paraId="4B820B9A"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6BF147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Actions</w:t>
            </w:r>
          </w:p>
        </w:tc>
      </w:tr>
      <w:tr w:rsidR="00011E8F" w:rsidRPr="00656AA4" w14:paraId="3869EE05"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03E70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C256A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Request Re-simulation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83021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1F4C3E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0CB67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C087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Returns to Simulation Lab with prefilled params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0E15D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85A20A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DD0B4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07B93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Escalate to HILT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58E22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E79E1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A9E37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87AAF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only for fail scores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B686B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Opens HILT ticket</w:t>
            </w:r>
          </w:p>
        </w:tc>
      </w:tr>
    </w:tbl>
    <w:p w14:paraId="54A34CF5"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5FD2C2A2" w14:textId="77777777" w:rsidTr="0015070D">
        <w:trPr>
          <w:trHeight w:val="432"/>
        </w:trPr>
        <w:tc>
          <w:tcPr>
            <w:tcW w:w="2200" w:type="dxa"/>
            <w:shd w:val="clear" w:color="auto" w:fill="002060"/>
            <w:vAlign w:val="center"/>
          </w:tcPr>
          <w:p w14:paraId="17CC25E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0DD5D82C"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UC-12</w:t>
            </w:r>
          </w:p>
        </w:tc>
      </w:tr>
      <w:tr w:rsidR="00011E8F" w:rsidRPr="00656AA4" w14:paraId="5BF9CAAC" w14:textId="77777777" w:rsidTr="0015070D">
        <w:trPr>
          <w:trHeight w:val="432"/>
        </w:trPr>
        <w:tc>
          <w:tcPr>
            <w:tcW w:w="2200" w:type="dxa"/>
            <w:shd w:val="clear" w:color="auto" w:fill="002060"/>
            <w:vAlign w:val="center"/>
          </w:tcPr>
          <w:p w14:paraId="3381B8F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12A195BA"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Risk Threshold &amp; Guardrail Configuration</w:t>
            </w:r>
          </w:p>
        </w:tc>
      </w:tr>
      <w:tr w:rsidR="00011E8F" w:rsidRPr="00656AA4" w14:paraId="10A1BD13" w14:textId="77777777" w:rsidTr="0015070D">
        <w:trPr>
          <w:trHeight w:val="432"/>
        </w:trPr>
        <w:tc>
          <w:tcPr>
            <w:tcW w:w="2200" w:type="dxa"/>
            <w:shd w:val="clear" w:color="auto" w:fill="002060"/>
            <w:vAlign w:val="center"/>
          </w:tcPr>
          <w:p w14:paraId="18E11AF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0ED4B14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FR-12</w:t>
            </w:r>
          </w:p>
        </w:tc>
      </w:tr>
      <w:tr w:rsidR="00011E8F" w:rsidRPr="00656AA4" w14:paraId="56360C10" w14:textId="77777777" w:rsidTr="0015070D">
        <w:trPr>
          <w:trHeight w:val="432"/>
        </w:trPr>
        <w:tc>
          <w:tcPr>
            <w:tcW w:w="2200" w:type="dxa"/>
            <w:shd w:val="clear" w:color="auto" w:fill="002060"/>
            <w:vAlign w:val="center"/>
          </w:tcPr>
          <w:p w14:paraId="27DF31E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388B61DC"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Enable authorized leaders (Director, Chief Economist) to configure and maintain the risk thresholds, severity bands, and policy guardrails used by the automated Risk Escalation engine.</w:t>
            </w:r>
          </w:p>
        </w:tc>
      </w:tr>
      <w:tr w:rsidR="00011E8F" w:rsidRPr="00656AA4" w14:paraId="18C19630" w14:textId="77777777" w:rsidTr="0015070D">
        <w:trPr>
          <w:trHeight w:val="432"/>
        </w:trPr>
        <w:tc>
          <w:tcPr>
            <w:tcW w:w="2200" w:type="dxa"/>
            <w:shd w:val="clear" w:color="auto" w:fill="002060"/>
            <w:vAlign w:val="center"/>
          </w:tcPr>
          <w:p w14:paraId="7279A52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3FC236E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Director of Policy / Chief Economist</w:t>
            </w:r>
          </w:p>
        </w:tc>
      </w:tr>
      <w:tr w:rsidR="00011E8F" w:rsidRPr="00656AA4" w14:paraId="46C933EE" w14:textId="77777777" w:rsidTr="0015070D">
        <w:trPr>
          <w:trHeight w:val="432"/>
        </w:trPr>
        <w:tc>
          <w:tcPr>
            <w:tcW w:w="2200" w:type="dxa"/>
            <w:shd w:val="clear" w:color="auto" w:fill="002060"/>
            <w:vAlign w:val="center"/>
          </w:tcPr>
          <w:p w14:paraId="55AB677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2BADD4CB"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Data Scientist; Audit Log Service; Risk Engine (System)</w:t>
            </w:r>
          </w:p>
        </w:tc>
      </w:tr>
      <w:tr w:rsidR="00011E8F" w:rsidRPr="00656AA4" w14:paraId="6F1450EE" w14:textId="77777777" w:rsidTr="0015070D">
        <w:trPr>
          <w:trHeight w:val="432"/>
        </w:trPr>
        <w:tc>
          <w:tcPr>
            <w:tcW w:w="2200" w:type="dxa"/>
            <w:shd w:val="clear" w:color="auto" w:fill="002060"/>
            <w:vAlign w:val="center"/>
          </w:tcPr>
          <w:p w14:paraId="2FDA168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5C9F873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opens the Risk Configuration panel.</w:t>
            </w:r>
          </w:p>
        </w:tc>
      </w:tr>
      <w:tr w:rsidR="00011E8F" w:rsidRPr="00656AA4" w14:paraId="71CBEB12" w14:textId="77777777" w:rsidTr="0015070D">
        <w:trPr>
          <w:trHeight w:val="432"/>
        </w:trPr>
        <w:tc>
          <w:tcPr>
            <w:tcW w:w="2200" w:type="dxa"/>
            <w:shd w:val="clear" w:color="auto" w:fill="002060"/>
            <w:vAlign w:val="center"/>
          </w:tcPr>
          <w:p w14:paraId="79719A8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1641B510"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has “Risk Config” permission; current configuration is loaded from the registry.</w:t>
            </w:r>
          </w:p>
        </w:tc>
      </w:tr>
      <w:tr w:rsidR="00011E8F" w:rsidRPr="00656AA4" w14:paraId="177C3C36" w14:textId="77777777" w:rsidTr="0015070D">
        <w:trPr>
          <w:trHeight w:val="432"/>
        </w:trPr>
        <w:tc>
          <w:tcPr>
            <w:tcW w:w="2200" w:type="dxa"/>
            <w:shd w:val="clear" w:color="auto" w:fill="002060"/>
            <w:vAlign w:val="center"/>
          </w:tcPr>
          <w:p w14:paraId="3705FD9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7BDE3AA1"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User opens the Risk Configuration panel and views the current threshold set.</w:t>
            </w:r>
            <w:r w:rsidRPr="00656AA4">
              <w:rPr>
                <w:rFonts w:asciiTheme="minorHAnsi" w:hAnsiTheme="minorHAnsi" w:cstheme="minorHAnsi"/>
              </w:rPr>
              <w:br/>
              <w:t>2. User edits severity bands for one or more categories (Affordability Drift, Supply-Demand Gap, Fiscal Variance, Ownership Stagnation, Market Volatility).</w:t>
            </w:r>
            <w:r w:rsidRPr="00656AA4">
              <w:rPr>
                <w:rFonts w:asciiTheme="minorHAnsi" w:hAnsiTheme="minorHAnsi" w:cstheme="minorHAnsi"/>
              </w:rPr>
              <w:br/>
              <w:t>3. User configures the escalation tier mapping for each category.</w:t>
            </w:r>
            <w:r w:rsidRPr="00656AA4">
              <w:rPr>
                <w:rFonts w:asciiTheme="minorHAnsi" w:hAnsiTheme="minorHAnsi" w:cstheme="minorHAnsi"/>
              </w:rPr>
              <w:br/>
              <w:t xml:space="preserve">4. System validates the configuration against Guardrail logic and simulated historical </w:t>
            </w:r>
            <w:r w:rsidRPr="00656AA4">
              <w:rPr>
                <w:rFonts w:asciiTheme="minorHAnsi" w:hAnsiTheme="minorHAnsi" w:cstheme="minorHAnsi"/>
              </w:rPr>
              <w:lastRenderedPageBreak/>
              <w:t>data.</w:t>
            </w:r>
            <w:r w:rsidRPr="00656AA4">
              <w:rPr>
                <w:rFonts w:asciiTheme="minorHAnsi" w:hAnsiTheme="minorHAnsi" w:cstheme="minorHAnsi"/>
              </w:rPr>
              <w:br/>
              <w:t>5. User saves; configuration is versioned and applied system-wide on next scan cycle.</w:t>
            </w:r>
          </w:p>
        </w:tc>
      </w:tr>
      <w:tr w:rsidR="00011E8F" w:rsidRPr="00656AA4" w14:paraId="66801E96" w14:textId="77777777" w:rsidTr="0015070D">
        <w:trPr>
          <w:trHeight w:val="432"/>
        </w:trPr>
        <w:tc>
          <w:tcPr>
            <w:tcW w:w="2200" w:type="dxa"/>
            <w:shd w:val="clear" w:color="auto" w:fill="002060"/>
            <w:vAlign w:val="center"/>
          </w:tcPr>
          <w:p w14:paraId="141E91B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Alternative Scenarios</w:t>
            </w:r>
          </w:p>
        </w:tc>
        <w:tc>
          <w:tcPr>
            <w:tcW w:w="7160" w:type="dxa"/>
            <w:vAlign w:val="center"/>
          </w:tcPr>
          <w:p w14:paraId="73C84EB3"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a proposed threshold contradicts a Strategic Waiver, the system blocks save and prompts for MoF co-approval.</w:t>
            </w:r>
            <w:r w:rsidRPr="00656AA4">
              <w:rPr>
                <w:rFonts w:asciiTheme="minorHAnsi" w:hAnsiTheme="minorHAnsi" w:cstheme="minorHAnsi"/>
              </w:rPr>
              <w:br/>
              <w:t>A2. If the configuration disables a Critical-tier category, the system requires an explicit override justification.</w:t>
            </w:r>
            <w:r w:rsidRPr="00656AA4">
              <w:rPr>
                <w:rFonts w:asciiTheme="minorHAnsi" w:hAnsiTheme="minorHAnsi" w:cstheme="minorHAnsi"/>
              </w:rPr>
              <w:br/>
              <w:t>If failure occurs: changes are rolled back to the last valid version and the user is notified.</w:t>
            </w:r>
          </w:p>
        </w:tc>
      </w:tr>
      <w:tr w:rsidR="00011E8F" w:rsidRPr="00656AA4" w14:paraId="50770EDA" w14:textId="77777777" w:rsidTr="0015070D">
        <w:trPr>
          <w:trHeight w:val="432"/>
        </w:trPr>
        <w:tc>
          <w:tcPr>
            <w:tcW w:w="2200" w:type="dxa"/>
            <w:shd w:val="clear" w:color="auto" w:fill="002060"/>
            <w:vAlign w:val="center"/>
          </w:tcPr>
          <w:p w14:paraId="5C22608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2DDE9E99"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No Critical-tier category may be fully disabled without a logged override justification.</w:t>
            </w:r>
            <w:r w:rsidRPr="00656AA4">
              <w:rPr>
                <w:rFonts w:asciiTheme="minorHAnsi" w:hAnsiTheme="minorHAnsi" w:cstheme="minorHAnsi"/>
              </w:rPr>
              <w:br/>
              <w:t>All threshold changes are immutable and versioned in the audit trail.</w:t>
            </w:r>
            <w:r w:rsidRPr="00656AA4">
              <w:rPr>
                <w:rFonts w:asciiTheme="minorHAnsi" w:hAnsiTheme="minorHAnsi" w:cstheme="minorHAnsi"/>
              </w:rPr>
              <w:br/>
              <w:t>Changes apply to new scans only; in-flight evaluations complete with the prior configuration.</w:t>
            </w:r>
          </w:p>
        </w:tc>
      </w:tr>
      <w:tr w:rsidR="00011E8F" w:rsidRPr="00656AA4" w14:paraId="4261ABFC" w14:textId="77777777" w:rsidTr="0015070D">
        <w:trPr>
          <w:trHeight w:val="432"/>
        </w:trPr>
        <w:tc>
          <w:tcPr>
            <w:tcW w:w="2200" w:type="dxa"/>
            <w:shd w:val="clear" w:color="auto" w:fill="002060"/>
            <w:vAlign w:val="center"/>
          </w:tcPr>
          <w:p w14:paraId="02818EA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3F4B2F4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Threshold values, severity bands, tier mappings, justifications.</w:t>
            </w:r>
            <w:r w:rsidRPr="00656AA4">
              <w:rPr>
                <w:rFonts w:asciiTheme="minorHAnsi" w:hAnsiTheme="minorHAnsi" w:cstheme="minorHAnsi"/>
              </w:rPr>
              <w:br/>
              <w:t>Outputs: New Configuration Version, Validation Report, audit log entry, change notification.</w:t>
            </w:r>
          </w:p>
        </w:tc>
      </w:tr>
      <w:tr w:rsidR="00011E8F" w:rsidRPr="00656AA4" w14:paraId="1AD8F536" w14:textId="77777777" w:rsidTr="0015070D">
        <w:trPr>
          <w:trHeight w:val="432"/>
        </w:trPr>
        <w:tc>
          <w:tcPr>
            <w:tcW w:w="2200" w:type="dxa"/>
            <w:shd w:val="clear" w:color="auto" w:fill="002060"/>
            <w:vAlign w:val="center"/>
          </w:tcPr>
          <w:p w14:paraId="380FB05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4CEC2875"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valid threshold change WHEN saved THEN the new configuration is versioned AND the next scan uses the new thresholds AND any override is logged with justification.</w:t>
            </w:r>
          </w:p>
        </w:tc>
      </w:tr>
    </w:tbl>
    <w:p w14:paraId="1043D0E4"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5073D294"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4B17E1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83FFCB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9CF050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6016DE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FE2413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5ED807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3668E7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0643091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06625AD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Risk Thresholds &amp; Guardrails</w:t>
            </w:r>
          </w:p>
        </w:tc>
      </w:tr>
      <w:tr w:rsidR="00011E8F" w:rsidRPr="00656AA4" w14:paraId="62457491"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4BFEF2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Threshold Matrix</w:t>
            </w:r>
          </w:p>
        </w:tc>
      </w:tr>
      <w:tr w:rsidR="00011E8F" w:rsidRPr="00656AA4" w14:paraId="30E041C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95C5A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CB7AF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Affordability Drift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3A436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37C9A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5.5</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40480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1873D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Price-to-income ratio trigger</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20A8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Warns on increase &gt; 20%</w:t>
            </w:r>
          </w:p>
        </w:tc>
      </w:tr>
      <w:tr w:rsidR="00011E8F" w:rsidRPr="00656AA4" w14:paraId="49ECF95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48461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B4945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Supply-Demand Gap (%)</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AB1D0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8660F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15</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42335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2B7EA5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Deficit threshold over 24 months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A5063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004A11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26A51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987AC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Fiscal Variance (%)</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0AB4E8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F0854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435044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F0EBD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Budget overrun without 1:1 ROI</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94296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02291E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A4DF4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174EA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Ownership Stagnation (%)</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3282B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CE6D8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34D420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EA691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Below Vision 2030 trendline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CEAF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0CD3BA9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9436AB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61994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Market Volatility (%)</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4194C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Number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F47BC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3DDFE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C393D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Private developer investment drop YoY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0C2AD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10969B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1A9255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Tier Mapping</w:t>
            </w:r>
          </w:p>
        </w:tc>
      </w:tr>
      <w:tr w:rsidR="00011E8F" w:rsidRPr="00656AA4" w14:paraId="0D83BB8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28A04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9918E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Tier-1 Recipients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5E668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915EB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Policy Analysts</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EB08A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B8437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Medium severity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C0100A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4D5606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BDD2E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4FDB5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Tier-2 Recipients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9EEED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3CFA6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Director / Chief Economist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E5F34E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7C986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High severity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F032A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20938E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E040F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27F1C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Tier-3 Recipients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73612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629A0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Minister / Exec Office</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BC440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8B9F6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Critical severity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7030B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3CCD04A"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6D851F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Validation &amp; Save</w:t>
            </w:r>
          </w:p>
        </w:tc>
      </w:tr>
      <w:tr w:rsidR="00011E8F" w:rsidRPr="00656AA4" w14:paraId="4027B7F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35F67C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1CD5F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Validate Against History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48758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D1F3B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7EAED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06F49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Runs configuration against last 12 months of data</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AE1B69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Shows alert count preview</w:t>
            </w:r>
          </w:p>
        </w:tc>
      </w:tr>
      <w:tr w:rsidR="00011E8F" w:rsidRPr="00656AA4" w14:paraId="13A8A81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C9869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3C9B4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Override Justification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1EDA6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AC62F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5CE87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4EA4C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Required if disabling a Critical category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5150D3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Inline warning</w:t>
            </w:r>
          </w:p>
        </w:tc>
      </w:tr>
      <w:tr w:rsidR="00011E8F" w:rsidRPr="00656AA4" w14:paraId="7D03D65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44205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98873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Save Configuration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88F16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6A19F6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16D525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9FBB8B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Versions and applies the change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EAA68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toast</w:t>
            </w:r>
          </w:p>
        </w:tc>
      </w:tr>
    </w:tbl>
    <w:p w14:paraId="1742E27C"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5E97CCDE" w14:textId="77777777" w:rsidTr="0015070D">
        <w:trPr>
          <w:trHeight w:val="432"/>
        </w:trPr>
        <w:tc>
          <w:tcPr>
            <w:tcW w:w="2200" w:type="dxa"/>
            <w:shd w:val="clear" w:color="auto" w:fill="002060"/>
            <w:vAlign w:val="center"/>
          </w:tcPr>
          <w:p w14:paraId="7BF773E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5F266259"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UC-13</w:t>
            </w:r>
          </w:p>
        </w:tc>
      </w:tr>
      <w:tr w:rsidR="00011E8F" w:rsidRPr="00656AA4" w14:paraId="6E15D5C2" w14:textId="77777777" w:rsidTr="0015070D">
        <w:trPr>
          <w:trHeight w:val="432"/>
        </w:trPr>
        <w:tc>
          <w:tcPr>
            <w:tcW w:w="2200" w:type="dxa"/>
            <w:shd w:val="clear" w:color="auto" w:fill="002060"/>
            <w:vAlign w:val="center"/>
          </w:tcPr>
          <w:p w14:paraId="009B470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5FFFA97C"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Policy Lifecycle Orchestration (Draft → Enactment)</w:t>
            </w:r>
          </w:p>
        </w:tc>
      </w:tr>
      <w:tr w:rsidR="00011E8F" w:rsidRPr="00656AA4" w14:paraId="0CC5D561" w14:textId="77777777" w:rsidTr="0015070D">
        <w:trPr>
          <w:trHeight w:val="432"/>
        </w:trPr>
        <w:tc>
          <w:tcPr>
            <w:tcW w:w="2200" w:type="dxa"/>
            <w:shd w:val="clear" w:color="auto" w:fill="002060"/>
            <w:vAlign w:val="center"/>
          </w:tcPr>
          <w:p w14:paraId="56B6655E"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2E5BA496"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FR-13</w:t>
            </w:r>
          </w:p>
        </w:tc>
      </w:tr>
      <w:tr w:rsidR="00011E8F" w:rsidRPr="00656AA4" w14:paraId="6B30E9F5" w14:textId="77777777" w:rsidTr="0015070D">
        <w:trPr>
          <w:trHeight w:val="432"/>
        </w:trPr>
        <w:tc>
          <w:tcPr>
            <w:tcW w:w="2200" w:type="dxa"/>
            <w:shd w:val="clear" w:color="auto" w:fill="002060"/>
            <w:vAlign w:val="center"/>
          </w:tcPr>
          <w:p w14:paraId="1C97974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7E931245"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Manage a policy’s end-to-end lifecycle through enforced stage gates — Draft, Conflict Review, Simulation, Consultation, HILT Review, Executive Approval, Enactment, Post-Launch Monitoring — with full stage-history tracking.</w:t>
            </w:r>
          </w:p>
        </w:tc>
      </w:tr>
      <w:tr w:rsidR="00011E8F" w:rsidRPr="00656AA4" w14:paraId="72DC2B3A" w14:textId="77777777" w:rsidTr="0015070D">
        <w:trPr>
          <w:trHeight w:val="432"/>
        </w:trPr>
        <w:tc>
          <w:tcPr>
            <w:tcW w:w="2200" w:type="dxa"/>
            <w:shd w:val="clear" w:color="auto" w:fill="002060"/>
            <w:vAlign w:val="center"/>
          </w:tcPr>
          <w:p w14:paraId="4E8C56D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78EB384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Product Manager / Business Owner</w:t>
            </w:r>
          </w:p>
        </w:tc>
      </w:tr>
      <w:tr w:rsidR="00011E8F" w:rsidRPr="00656AA4" w14:paraId="5077F7D4" w14:textId="77777777" w:rsidTr="0015070D">
        <w:trPr>
          <w:trHeight w:val="432"/>
        </w:trPr>
        <w:tc>
          <w:tcPr>
            <w:tcW w:w="2200" w:type="dxa"/>
            <w:shd w:val="clear" w:color="auto" w:fill="002060"/>
            <w:vAlign w:val="center"/>
          </w:tcPr>
          <w:p w14:paraId="03734C1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793A666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Legal Officer; Economist; Minister; Lifecycle Engine (System)</w:t>
            </w:r>
          </w:p>
        </w:tc>
      </w:tr>
      <w:tr w:rsidR="00011E8F" w:rsidRPr="00656AA4" w14:paraId="2073B634" w14:textId="77777777" w:rsidTr="0015070D">
        <w:trPr>
          <w:trHeight w:val="432"/>
        </w:trPr>
        <w:tc>
          <w:tcPr>
            <w:tcW w:w="2200" w:type="dxa"/>
            <w:shd w:val="clear" w:color="auto" w:fill="002060"/>
            <w:vAlign w:val="center"/>
          </w:tcPr>
          <w:p w14:paraId="256B5BA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22A7F521"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policy is created in Draft status or advances from one stage to the next.</w:t>
            </w:r>
          </w:p>
        </w:tc>
      </w:tr>
      <w:tr w:rsidR="00011E8F" w:rsidRPr="00656AA4" w14:paraId="4F2B3E81" w14:textId="77777777" w:rsidTr="0015070D">
        <w:trPr>
          <w:trHeight w:val="432"/>
        </w:trPr>
        <w:tc>
          <w:tcPr>
            <w:tcW w:w="2200" w:type="dxa"/>
            <w:shd w:val="clear" w:color="auto" w:fill="002060"/>
            <w:vAlign w:val="center"/>
          </w:tcPr>
          <w:p w14:paraId="122199B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2E13F859"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Lifecycle stages and entry/exit criteria are configured; roles are mapped to stage gates.</w:t>
            </w:r>
          </w:p>
        </w:tc>
      </w:tr>
      <w:tr w:rsidR="00011E8F" w:rsidRPr="00656AA4" w14:paraId="15379A4E" w14:textId="77777777" w:rsidTr="0015070D">
        <w:trPr>
          <w:trHeight w:val="432"/>
        </w:trPr>
        <w:tc>
          <w:tcPr>
            <w:tcW w:w="2200" w:type="dxa"/>
            <w:shd w:val="clear" w:color="auto" w:fill="002060"/>
            <w:vAlign w:val="center"/>
          </w:tcPr>
          <w:p w14:paraId="4909C25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16715787"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Policy is created and enters “Draft” stage with a Product Manager as owner.</w:t>
            </w:r>
            <w:r w:rsidRPr="00656AA4">
              <w:rPr>
                <w:rFonts w:asciiTheme="minorHAnsi" w:hAnsiTheme="minorHAnsi" w:cstheme="minorHAnsi"/>
              </w:rPr>
              <w:br/>
              <w:t>2. Product Manager moves the policy forward; system validates that exit criteria for the current stage are met.</w:t>
            </w:r>
            <w:r w:rsidRPr="00656AA4">
              <w:rPr>
                <w:rFonts w:asciiTheme="minorHAnsi" w:hAnsiTheme="minorHAnsi" w:cstheme="minorHAnsi"/>
              </w:rPr>
              <w:br/>
              <w:t>3. Stage-appropriate approvers are notified; approvers review and approve / reject / request changes.</w:t>
            </w:r>
            <w:r w:rsidRPr="00656AA4">
              <w:rPr>
                <w:rFonts w:asciiTheme="minorHAnsi" w:hAnsiTheme="minorHAnsi" w:cstheme="minorHAnsi"/>
              </w:rPr>
              <w:br/>
              <w:t>4. On approval, the policy advances to the next stage and the Stage History log is updated.</w:t>
            </w:r>
            <w:r w:rsidRPr="00656AA4">
              <w:rPr>
                <w:rFonts w:asciiTheme="minorHAnsi" w:hAnsiTheme="minorHAnsi" w:cstheme="minorHAnsi"/>
              </w:rPr>
              <w:br/>
              <w:t>5. At “Enacted”, the policy enters Post-Launch Monitoring where actual outcomes are tracked vs. simulated.</w:t>
            </w:r>
          </w:p>
        </w:tc>
      </w:tr>
      <w:tr w:rsidR="00011E8F" w:rsidRPr="00656AA4" w14:paraId="1B18009F" w14:textId="77777777" w:rsidTr="0015070D">
        <w:trPr>
          <w:trHeight w:val="432"/>
        </w:trPr>
        <w:tc>
          <w:tcPr>
            <w:tcW w:w="2200" w:type="dxa"/>
            <w:shd w:val="clear" w:color="auto" w:fill="002060"/>
            <w:vAlign w:val="center"/>
          </w:tcPr>
          <w:p w14:paraId="1127680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2FCE5ECF"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exit criteria are not met, the system blocks advancement and lists unmet criteria.</w:t>
            </w:r>
            <w:r w:rsidRPr="00656AA4">
              <w:rPr>
                <w:rFonts w:asciiTheme="minorHAnsi" w:hAnsiTheme="minorHAnsi" w:cstheme="minorHAnsi"/>
              </w:rPr>
              <w:br/>
              <w:t>A2. If a stage is rejected, the policy returns to the prior stage with reviewer comments.</w:t>
            </w:r>
            <w:r w:rsidRPr="00656AA4">
              <w:rPr>
                <w:rFonts w:asciiTheme="minorHAnsi" w:hAnsiTheme="minorHAnsi" w:cstheme="minorHAnsi"/>
              </w:rPr>
              <w:br/>
              <w:t xml:space="preserve">A3. If a stage SLA is breached (no action within N days), the system auto-escalates to </w:t>
            </w:r>
            <w:r w:rsidRPr="00656AA4">
              <w:rPr>
                <w:rFonts w:asciiTheme="minorHAnsi" w:hAnsiTheme="minorHAnsi" w:cstheme="minorHAnsi"/>
              </w:rPr>
              <w:lastRenderedPageBreak/>
              <w:t>the stage owner’s manager.</w:t>
            </w:r>
            <w:r w:rsidRPr="00656AA4">
              <w:rPr>
                <w:rFonts w:asciiTheme="minorHAnsi" w:hAnsiTheme="minorHAnsi" w:cstheme="minorHAnsi"/>
              </w:rPr>
              <w:br/>
              <w:t>If failure occurs: stage transition is rolled back atomically; no partial states are persisted.</w:t>
            </w:r>
          </w:p>
        </w:tc>
      </w:tr>
      <w:tr w:rsidR="00011E8F" w:rsidRPr="00656AA4" w14:paraId="7E3CA8D5" w14:textId="77777777" w:rsidTr="0015070D">
        <w:trPr>
          <w:trHeight w:val="432"/>
        </w:trPr>
        <w:tc>
          <w:tcPr>
            <w:tcW w:w="2200" w:type="dxa"/>
            <w:shd w:val="clear" w:color="auto" w:fill="002060"/>
            <w:vAlign w:val="center"/>
          </w:tcPr>
          <w:p w14:paraId="02DC89F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Business Rules</w:t>
            </w:r>
          </w:p>
        </w:tc>
        <w:tc>
          <w:tcPr>
            <w:tcW w:w="7160" w:type="dxa"/>
            <w:vAlign w:val="center"/>
          </w:tcPr>
          <w:p w14:paraId="61A47C2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Stage transitions are atomic — either fully applied or rolled back.</w:t>
            </w:r>
            <w:r w:rsidRPr="00656AA4">
              <w:rPr>
                <w:rFonts w:asciiTheme="minorHAnsi" w:hAnsiTheme="minorHAnsi" w:cstheme="minorHAnsi"/>
              </w:rPr>
              <w:br/>
              <w:t>Every transition is logged with actor, timestamp, and rationale.</w:t>
            </w:r>
            <w:r w:rsidRPr="00656AA4">
              <w:rPr>
                <w:rFonts w:asciiTheme="minorHAnsi" w:hAnsiTheme="minorHAnsi" w:cstheme="minorHAnsi"/>
              </w:rPr>
              <w:br/>
              <w:t>No stage may be skipped without an explicit governance waiver.</w:t>
            </w:r>
          </w:p>
        </w:tc>
      </w:tr>
      <w:tr w:rsidR="00011E8F" w:rsidRPr="00656AA4" w14:paraId="4C21397D" w14:textId="77777777" w:rsidTr="0015070D">
        <w:trPr>
          <w:trHeight w:val="432"/>
        </w:trPr>
        <w:tc>
          <w:tcPr>
            <w:tcW w:w="2200" w:type="dxa"/>
            <w:shd w:val="clear" w:color="auto" w:fill="002060"/>
            <w:vAlign w:val="center"/>
          </w:tcPr>
          <w:p w14:paraId="7825E61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60F90427"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Policy ID, target stage, exit criteria evidence, reviewer decisions.</w:t>
            </w:r>
            <w:r w:rsidRPr="00656AA4">
              <w:rPr>
                <w:rFonts w:asciiTheme="minorHAnsi" w:hAnsiTheme="minorHAnsi" w:cstheme="minorHAnsi"/>
              </w:rPr>
              <w:br/>
              <w:t>Outputs: Updated stage, Stage History entry, notifications, audit log entry.</w:t>
            </w:r>
          </w:p>
        </w:tc>
      </w:tr>
      <w:tr w:rsidR="00011E8F" w:rsidRPr="00656AA4" w14:paraId="7DABFE5B" w14:textId="77777777" w:rsidTr="0015070D">
        <w:trPr>
          <w:trHeight w:val="432"/>
        </w:trPr>
        <w:tc>
          <w:tcPr>
            <w:tcW w:w="2200" w:type="dxa"/>
            <w:shd w:val="clear" w:color="auto" w:fill="002060"/>
            <w:vAlign w:val="center"/>
          </w:tcPr>
          <w:p w14:paraId="31A74AC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79EC6A03"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policy meeting exit criteria WHEN advancement is requested THEN the stage transitions atomically AND the correct approvers are notified AND the Stage History is updated AND rejections return the policy to the prior stage with comments.</w:t>
            </w:r>
          </w:p>
        </w:tc>
      </w:tr>
    </w:tbl>
    <w:p w14:paraId="4A49E045"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1536"/>
        <w:gridCol w:w="1464"/>
        <w:gridCol w:w="1457"/>
        <w:gridCol w:w="1294"/>
        <w:gridCol w:w="1621"/>
        <w:gridCol w:w="1396"/>
      </w:tblGrid>
      <w:tr w:rsidR="00011E8F" w:rsidRPr="00656AA4" w14:paraId="066C5EA4"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F2D909C"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211667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094F37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D4D0F5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05196A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50C703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93A8E2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2C917B6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06775F5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Policy Lifecycle Pipeline</w:t>
            </w:r>
          </w:p>
        </w:tc>
      </w:tr>
      <w:tr w:rsidR="00011E8F" w:rsidRPr="00656AA4" w14:paraId="72B1F7C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438D0DF"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Policy Header</w:t>
            </w:r>
          </w:p>
        </w:tc>
      </w:tr>
      <w:tr w:rsidR="00011E8F" w:rsidRPr="00656AA4" w14:paraId="67A26DE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7B04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A6C5F1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88B25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2ED4C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A5A4F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B68D4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Name + current version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574FF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707E67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5FD85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FC5BA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Current Stage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53DBE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28BB9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B03A1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B12F5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Colour-coded by stage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72E6A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3668065"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2153D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9A85E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Owner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0F88C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FEBA9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49289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A62A4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Product Manager assigned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B1ADD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6857E5B"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E588F7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Stage Pipeline</w:t>
            </w:r>
          </w:p>
        </w:tc>
      </w:tr>
      <w:tr w:rsidR="00011E8F" w:rsidRPr="00656AA4" w14:paraId="2154F75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4D61F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B52D8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Pipeline Visual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A18A1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Stepper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3B3E3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DCF98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1E421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8 stages shown horizontally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DAF0C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Click a stage for history</w:t>
            </w:r>
          </w:p>
        </w:tc>
      </w:tr>
      <w:tr w:rsidR="00011E8F" w:rsidRPr="00656AA4" w14:paraId="5616030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A27B8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6AEF7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Stage Owner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70C1B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C4EA3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5929C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A37D5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Current approver/owner</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0B931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ED8917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7F66E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9AB42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SLA Countdown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FF3EE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1BDC0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D4214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0C887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Days remaining in current stage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2DC0C8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Warns at 48h to breach</w:t>
            </w:r>
          </w:p>
        </w:tc>
      </w:tr>
      <w:tr w:rsidR="00011E8F" w:rsidRPr="00656AA4" w14:paraId="514D925C"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550A16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Stage History</w:t>
            </w:r>
          </w:p>
        </w:tc>
      </w:tr>
      <w:tr w:rsidR="00011E8F" w:rsidRPr="00656AA4" w14:paraId="0156A56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F4C3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F7AED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History 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FC133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7A61B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03E55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E81894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Lists every transition with actor + reason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7D3B3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146998B"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414E94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Actions</w:t>
            </w:r>
          </w:p>
        </w:tc>
      </w:tr>
      <w:tr w:rsidR="00011E8F" w:rsidRPr="00656AA4" w14:paraId="3768F9D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7D50D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9274A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Advance Stage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915DD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ACAE08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14244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BFDEE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only if exit criteria met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D819F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Lists unmet criteria on click if blocked</w:t>
            </w:r>
          </w:p>
        </w:tc>
      </w:tr>
      <w:tr w:rsidR="00011E8F" w:rsidRPr="00656AA4" w14:paraId="2EDA544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145702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ED01E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Reject &amp; Return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6EE46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3DAD1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27466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C54DA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Reviewer-only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404D1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Requires comment</w:t>
            </w:r>
          </w:p>
        </w:tc>
      </w:tr>
      <w:tr w:rsidR="00011E8F" w:rsidRPr="00656AA4" w14:paraId="53A5BDC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8DF26D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E1EF2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Request Waiver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DA09E5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E703C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88245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3E7B31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Governance workflow</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ACD5E4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Opens waiver form</w:t>
            </w:r>
          </w:p>
        </w:tc>
      </w:tr>
    </w:tbl>
    <w:p w14:paraId="186D5C4C"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7CE103E0" w14:textId="77777777" w:rsidTr="0015070D">
        <w:trPr>
          <w:trHeight w:val="432"/>
        </w:trPr>
        <w:tc>
          <w:tcPr>
            <w:tcW w:w="2200" w:type="dxa"/>
            <w:shd w:val="clear" w:color="auto" w:fill="002060"/>
            <w:vAlign w:val="center"/>
          </w:tcPr>
          <w:p w14:paraId="367A988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1839CFAE"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UC-14</w:t>
            </w:r>
          </w:p>
        </w:tc>
      </w:tr>
      <w:tr w:rsidR="00011E8F" w:rsidRPr="00656AA4" w14:paraId="5643F75B" w14:textId="77777777" w:rsidTr="0015070D">
        <w:trPr>
          <w:trHeight w:val="432"/>
        </w:trPr>
        <w:tc>
          <w:tcPr>
            <w:tcW w:w="2200" w:type="dxa"/>
            <w:shd w:val="clear" w:color="auto" w:fill="002060"/>
            <w:vAlign w:val="center"/>
          </w:tcPr>
          <w:p w14:paraId="5F5E950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4A87C957"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Human-in-the-Loop (HILT) Expert Validation</w:t>
            </w:r>
          </w:p>
        </w:tc>
      </w:tr>
      <w:tr w:rsidR="00011E8F" w:rsidRPr="00656AA4" w14:paraId="11622E2E" w14:textId="77777777" w:rsidTr="0015070D">
        <w:trPr>
          <w:trHeight w:val="432"/>
        </w:trPr>
        <w:tc>
          <w:tcPr>
            <w:tcW w:w="2200" w:type="dxa"/>
            <w:shd w:val="clear" w:color="auto" w:fill="002060"/>
            <w:vAlign w:val="center"/>
          </w:tcPr>
          <w:p w14:paraId="0875355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138C88A0"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FR-14</w:t>
            </w:r>
          </w:p>
        </w:tc>
      </w:tr>
      <w:tr w:rsidR="00011E8F" w:rsidRPr="00656AA4" w14:paraId="0DACBA32" w14:textId="77777777" w:rsidTr="0015070D">
        <w:trPr>
          <w:trHeight w:val="432"/>
        </w:trPr>
        <w:tc>
          <w:tcPr>
            <w:tcW w:w="2200" w:type="dxa"/>
            <w:shd w:val="clear" w:color="auto" w:fill="002060"/>
            <w:vAlign w:val="center"/>
          </w:tcPr>
          <w:p w14:paraId="7E925C3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4FE7E0ED"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Provide expert validators (Legal Officers, Economists, Senior Leaders) with a structured interface to validate AI outputs clause-by-clause and log explicit approvals, overrides, or kill-switch actions before a policy advances.</w:t>
            </w:r>
          </w:p>
        </w:tc>
      </w:tr>
      <w:tr w:rsidR="00011E8F" w:rsidRPr="00656AA4" w14:paraId="36D8C726" w14:textId="77777777" w:rsidTr="0015070D">
        <w:trPr>
          <w:trHeight w:val="432"/>
        </w:trPr>
        <w:tc>
          <w:tcPr>
            <w:tcW w:w="2200" w:type="dxa"/>
            <w:shd w:val="clear" w:color="auto" w:fill="002060"/>
            <w:vAlign w:val="center"/>
          </w:tcPr>
          <w:p w14:paraId="366FB85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76FF2FC6"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Expert Validator (Legal / Economic / Senior Leader)</w:t>
            </w:r>
          </w:p>
        </w:tc>
      </w:tr>
      <w:tr w:rsidR="00011E8F" w:rsidRPr="00656AA4" w14:paraId="1C33E0BE" w14:textId="77777777" w:rsidTr="0015070D">
        <w:trPr>
          <w:trHeight w:val="432"/>
        </w:trPr>
        <w:tc>
          <w:tcPr>
            <w:tcW w:w="2200" w:type="dxa"/>
            <w:shd w:val="clear" w:color="auto" w:fill="002060"/>
            <w:vAlign w:val="center"/>
          </w:tcPr>
          <w:p w14:paraId="355CDF5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46F0BA9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HILT Governance Engine (System); Audit Log Service</w:t>
            </w:r>
          </w:p>
        </w:tc>
      </w:tr>
      <w:tr w:rsidR="00011E8F" w:rsidRPr="00656AA4" w14:paraId="096C28E9" w14:textId="77777777" w:rsidTr="0015070D">
        <w:trPr>
          <w:trHeight w:val="432"/>
        </w:trPr>
        <w:tc>
          <w:tcPr>
            <w:tcW w:w="2200" w:type="dxa"/>
            <w:shd w:val="clear" w:color="auto" w:fill="002060"/>
            <w:vAlign w:val="center"/>
          </w:tcPr>
          <w:p w14:paraId="0D41AC5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2B7D8536"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policy enters the HILT Review stage with AI-generated outputs awaiting validation.</w:t>
            </w:r>
          </w:p>
        </w:tc>
      </w:tr>
      <w:tr w:rsidR="00011E8F" w:rsidRPr="00656AA4" w14:paraId="76FE1ABD" w14:textId="77777777" w:rsidTr="0015070D">
        <w:trPr>
          <w:trHeight w:val="432"/>
        </w:trPr>
        <w:tc>
          <w:tcPr>
            <w:tcW w:w="2200" w:type="dxa"/>
            <w:shd w:val="clear" w:color="auto" w:fill="002060"/>
            <w:vAlign w:val="center"/>
          </w:tcPr>
          <w:p w14:paraId="156A204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23650F06"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AI outputs with Explainability Reports are attached; validator has the required role and scope.</w:t>
            </w:r>
          </w:p>
        </w:tc>
      </w:tr>
      <w:tr w:rsidR="00011E8F" w:rsidRPr="00656AA4" w14:paraId="5D8F60BE" w14:textId="77777777" w:rsidTr="0015070D">
        <w:trPr>
          <w:trHeight w:val="432"/>
        </w:trPr>
        <w:tc>
          <w:tcPr>
            <w:tcW w:w="2200" w:type="dxa"/>
            <w:shd w:val="clear" w:color="auto" w:fill="002060"/>
            <w:vAlign w:val="center"/>
          </w:tcPr>
          <w:p w14:paraId="0D54C26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07B24861"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Validator opens the HILT Review screen and sees the AI outputs alongside their Explainability Reports.</w:t>
            </w:r>
            <w:r w:rsidRPr="00656AA4">
              <w:rPr>
                <w:rFonts w:asciiTheme="minorHAnsi" w:hAnsiTheme="minorHAnsi" w:cstheme="minorHAnsi"/>
              </w:rPr>
              <w:br/>
              <w:t>2. Validator walks clause-by-clause, accepting, editing, or rejecting each AI suggestion.</w:t>
            </w:r>
            <w:r w:rsidRPr="00656AA4">
              <w:rPr>
                <w:rFonts w:asciiTheme="minorHAnsi" w:hAnsiTheme="minorHAnsi" w:cstheme="minorHAnsi"/>
              </w:rPr>
              <w:br/>
              <w:t>3. Validator may invoke the “kill-switch” to remove a clause entirely with a mandatory justification.</w:t>
            </w:r>
            <w:r w:rsidRPr="00656AA4">
              <w:rPr>
                <w:rFonts w:asciiTheme="minorHAnsi" w:hAnsiTheme="minorHAnsi" w:cstheme="minorHAnsi"/>
              </w:rPr>
              <w:br/>
              <w:t>4. Validator signs off the review; system records every decision and signature.</w:t>
            </w:r>
            <w:r w:rsidRPr="00656AA4">
              <w:rPr>
                <w:rFonts w:asciiTheme="minorHAnsi" w:hAnsiTheme="minorHAnsi" w:cstheme="minorHAnsi"/>
              </w:rPr>
              <w:br/>
              <w:t>5. Policy advances if all clauses are validated, or returns to Drafting if any clause was rejected.</w:t>
            </w:r>
          </w:p>
        </w:tc>
      </w:tr>
      <w:tr w:rsidR="00011E8F" w:rsidRPr="00656AA4" w14:paraId="18B1906E" w14:textId="77777777" w:rsidTr="0015070D">
        <w:trPr>
          <w:trHeight w:val="432"/>
        </w:trPr>
        <w:tc>
          <w:tcPr>
            <w:tcW w:w="2200" w:type="dxa"/>
            <w:shd w:val="clear" w:color="auto" w:fill="002060"/>
            <w:vAlign w:val="center"/>
          </w:tcPr>
          <w:p w14:paraId="607F390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0BBACF5B"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two validators disagree on a clause, a third-party arbiter is auto-assigned.</w:t>
            </w:r>
            <w:r w:rsidRPr="00656AA4">
              <w:rPr>
                <w:rFonts w:asciiTheme="minorHAnsi" w:hAnsiTheme="minorHAnsi" w:cstheme="minorHAnsi"/>
              </w:rPr>
              <w:br/>
              <w:t>A2. If the validator attempts to approve without reviewing the Explainability Report, the system prompts a confirmation with rationale.</w:t>
            </w:r>
            <w:r w:rsidRPr="00656AA4">
              <w:rPr>
                <w:rFonts w:asciiTheme="minorHAnsi" w:hAnsiTheme="minorHAnsi" w:cstheme="minorHAnsi"/>
              </w:rPr>
              <w:br/>
              <w:t>A3. If a kill-switch is invoked on a clause tied to a Vision 2030 KPI, Tier-3 notification fires.</w:t>
            </w:r>
            <w:r w:rsidRPr="00656AA4">
              <w:rPr>
                <w:rFonts w:asciiTheme="minorHAnsi" w:hAnsiTheme="minorHAnsi" w:cstheme="minorHAnsi"/>
              </w:rPr>
              <w:br/>
              <w:t>If failure occurs: the review state is preserved; validator can resume on next session.</w:t>
            </w:r>
          </w:p>
        </w:tc>
      </w:tr>
      <w:tr w:rsidR="00011E8F" w:rsidRPr="00656AA4" w14:paraId="7C6FC601" w14:textId="77777777" w:rsidTr="0015070D">
        <w:trPr>
          <w:trHeight w:val="432"/>
        </w:trPr>
        <w:tc>
          <w:tcPr>
            <w:tcW w:w="2200" w:type="dxa"/>
            <w:shd w:val="clear" w:color="auto" w:fill="002060"/>
            <w:vAlign w:val="center"/>
          </w:tcPr>
          <w:p w14:paraId="6EFE928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3748BC62"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Every clause-level decision is digitally signed and immutable.</w:t>
            </w:r>
            <w:r w:rsidRPr="00656AA4">
              <w:rPr>
                <w:rFonts w:asciiTheme="minorHAnsi" w:hAnsiTheme="minorHAnsi" w:cstheme="minorHAnsi"/>
              </w:rPr>
              <w:br/>
              <w:t>Kill-switch actions require a justification stored in the audit trail.</w:t>
            </w:r>
            <w:r w:rsidRPr="00656AA4">
              <w:rPr>
                <w:rFonts w:asciiTheme="minorHAnsi" w:hAnsiTheme="minorHAnsi" w:cstheme="minorHAnsi"/>
              </w:rPr>
              <w:br/>
              <w:t>AI suggestions cannot be auto-applied; each requires explicit human approval.</w:t>
            </w:r>
          </w:p>
        </w:tc>
      </w:tr>
      <w:tr w:rsidR="00011E8F" w:rsidRPr="00656AA4" w14:paraId="33D7250A" w14:textId="77777777" w:rsidTr="0015070D">
        <w:trPr>
          <w:trHeight w:val="432"/>
        </w:trPr>
        <w:tc>
          <w:tcPr>
            <w:tcW w:w="2200" w:type="dxa"/>
            <w:shd w:val="clear" w:color="auto" w:fill="002060"/>
            <w:vAlign w:val="center"/>
          </w:tcPr>
          <w:p w14:paraId="670BFC5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51DD5A1E"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Policy draft, AI suggestions, Explainability Reports, validator role scope.</w:t>
            </w:r>
            <w:r w:rsidRPr="00656AA4">
              <w:rPr>
                <w:rFonts w:asciiTheme="minorHAnsi" w:hAnsiTheme="minorHAnsi" w:cstheme="minorHAnsi"/>
              </w:rPr>
              <w:br/>
              <w:t>Outputs: Clause-level decisions, Digital Signatures, HILT Review Record, audit log entries.</w:t>
            </w:r>
          </w:p>
        </w:tc>
      </w:tr>
      <w:tr w:rsidR="00011E8F" w:rsidRPr="00656AA4" w14:paraId="152D1077" w14:textId="77777777" w:rsidTr="0015070D">
        <w:trPr>
          <w:trHeight w:val="432"/>
        </w:trPr>
        <w:tc>
          <w:tcPr>
            <w:tcW w:w="2200" w:type="dxa"/>
            <w:shd w:val="clear" w:color="auto" w:fill="002060"/>
            <w:vAlign w:val="center"/>
          </w:tcPr>
          <w:p w14:paraId="5FB4B8F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3327B3E4"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AI outputs pending review WHEN a validator signs off THEN every clause has an explicit decision AND each decision is digitally signed AND the policy advances only if all clauses pass AND kill-switches are logged with justification.</w:t>
            </w:r>
          </w:p>
        </w:tc>
      </w:tr>
    </w:tbl>
    <w:p w14:paraId="7CDD6883"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663B2167"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4FF6E2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6311AF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4E559C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DB27A3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307760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047FA0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44FD8C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377DA448"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057D6AF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HILT — Expert Review</w:t>
            </w:r>
          </w:p>
        </w:tc>
      </w:tr>
      <w:tr w:rsidR="00011E8F" w:rsidRPr="00656AA4" w14:paraId="20FAAE3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A141F1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lastRenderedPageBreak/>
              <w:t>Section: Review Header</w:t>
            </w:r>
          </w:p>
        </w:tc>
      </w:tr>
      <w:tr w:rsidR="00011E8F" w:rsidRPr="00656AA4" w14:paraId="2864E65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FB736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886884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26506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4E64B2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DD7CD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0C33D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Name + draft version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2E1EE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CA5989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E5E18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0A329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Validator Role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4495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34322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755AC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28AFA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Displays active role + scope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E7835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7C0149E"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7DC8A6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B5641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Validation Progress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3CCEAE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Progress Bar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5C98B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0%</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5C8AA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40864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Percent of clauses reviewed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16D436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9007AE6"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4EE3ECC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Clause Review</w:t>
            </w:r>
          </w:p>
        </w:tc>
      </w:tr>
      <w:tr w:rsidR="00011E8F" w:rsidRPr="00656AA4" w14:paraId="7D1C921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27777C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3B36A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Clause Text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6ABAB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EAFEA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37964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8CB3D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AI-proposed clause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DC9A6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486329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1DAEE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CBF4C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Explainability Report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07AC28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Expandable Panel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86548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Collapsed</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C66309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63C1E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Cites data / precedents / law</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120CE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8BDED5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50A76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33B3C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Decision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848F1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Radio Group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724F3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E56572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5A99B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Accept / Edit / Reject / Kill-switch</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C8930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Kill-switch requires justification</w:t>
            </w:r>
          </w:p>
        </w:tc>
      </w:tr>
      <w:tr w:rsidR="00011E8F" w:rsidRPr="00656AA4" w14:paraId="7F6C34C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4791A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AC018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Edit Text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6C3ADA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E925A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57210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9C13A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Shown if Decision = Edit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AB4B1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2236850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3283F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DFCD54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Justification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8EA9B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71259D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60CED4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F6F59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Required for Reject / Kill-switch</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5394C7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Inline validation</w:t>
            </w:r>
          </w:p>
        </w:tc>
      </w:tr>
      <w:tr w:rsidR="00011E8F" w:rsidRPr="00656AA4" w14:paraId="61218AFB"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09A790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Signature &amp; Submission</w:t>
            </w:r>
          </w:p>
        </w:tc>
      </w:tr>
      <w:tr w:rsidR="00011E8F" w:rsidRPr="00656AA4" w14:paraId="21C4175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DDBB0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B5D522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Digital Signature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24EAF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Signature (Nafath)</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5624D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D077F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9818F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Binds decisions to validator identity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02F02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C64FAB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AC0DC5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10</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D0FC9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Submit Review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377461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C87EE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3BA282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7A2789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only when all clauses have decisions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FA1E3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bl>
    <w:p w14:paraId="58F3322B" w14:textId="77777777" w:rsidR="006E04D2" w:rsidRPr="00656AA4" w:rsidRDefault="006E04D2">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535ADB28" w14:textId="77777777" w:rsidTr="0015070D">
        <w:trPr>
          <w:trHeight w:val="432"/>
        </w:trPr>
        <w:tc>
          <w:tcPr>
            <w:tcW w:w="2200" w:type="dxa"/>
            <w:shd w:val="clear" w:color="auto" w:fill="002060"/>
            <w:vAlign w:val="center"/>
          </w:tcPr>
          <w:p w14:paraId="04D886D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01B9E38A"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UC-15</w:t>
            </w:r>
          </w:p>
        </w:tc>
      </w:tr>
      <w:tr w:rsidR="00011E8F" w:rsidRPr="00656AA4" w14:paraId="3C5675D7" w14:textId="77777777" w:rsidTr="0015070D">
        <w:trPr>
          <w:trHeight w:val="432"/>
        </w:trPr>
        <w:tc>
          <w:tcPr>
            <w:tcW w:w="2200" w:type="dxa"/>
            <w:shd w:val="clear" w:color="auto" w:fill="002060"/>
            <w:vAlign w:val="center"/>
          </w:tcPr>
          <w:p w14:paraId="5F9665F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27D1F2A5"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Continuous Learning Loop — Model Retraining from Real-World Outcomes</w:t>
            </w:r>
          </w:p>
        </w:tc>
      </w:tr>
      <w:tr w:rsidR="00011E8F" w:rsidRPr="00656AA4" w14:paraId="4460BB03" w14:textId="77777777" w:rsidTr="0015070D">
        <w:trPr>
          <w:trHeight w:val="432"/>
        </w:trPr>
        <w:tc>
          <w:tcPr>
            <w:tcW w:w="2200" w:type="dxa"/>
            <w:shd w:val="clear" w:color="auto" w:fill="002060"/>
            <w:vAlign w:val="center"/>
          </w:tcPr>
          <w:p w14:paraId="5BF3810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27AA1E7F"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FR-15</w:t>
            </w:r>
          </w:p>
        </w:tc>
      </w:tr>
      <w:tr w:rsidR="00011E8F" w:rsidRPr="00656AA4" w14:paraId="18C84068" w14:textId="77777777" w:rsidTr="0015070D">
        <w:trPr>
          <w:trHeight w:val="432"/>
        </w:trPr>
        <w:tc>
          <w:tcPr>
            <w:tcW w:w="2200" w:type="dxa"/>
            <w:shd w:val="clear" w:color="auto" w:fill="002060"/>
            <w:vAlign w:val="center"/>
          </w:tcPr>
          <w:p w14:paraId="4DF349D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09659315"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Close the loop between simulated and actual policy outcomes by continuously feeding real-world data back into the simulation models, improving predictive accuracy over time.</w:t>
            </w:r>
          </w:p>
        </w:tc>
      </w:tr>
      <w:tr w:rsidR="00011E8F" w:rsidRPr="00656AA4" w14:paraId="6B9DD4F0" w14:textId="77777777" w:rsidTr="0015070D">
        <w:trPr>
          <w:trHeight w:val="432"/>
        </w:trPr>
        <w:tc>
          <w:tcPr>
            <w:tcW w:w="2200" w:type="dxa"/>
            <w:shd w:val="clear" w:color="auto" w:fill="002060"/>
            <w:vAlign w:val="center"/>
          </w:tcPr>
          <w:p w14:paraId="555B9CF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36A178A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Data Scientist</w:t>
            </w:r>
          </w:p>
        </w:tc>
      </w:tr>
      <w:tr w:rsidR="00011E8F" w:rsidRPr="00656AA4" w14:paraId="09D41B60" w14:textId="77777777" w:rsidTr="0015070D">
        <w:trPr>
          <w:trHeight w:val="432"/>
        </w:trPr>
        <w:tc>
          <w:tcPr>
            <w:tcW w:w="2200" w:type="dxa"/>
            <w:shd w:val="clear" w:color="auto" w:fill="002060"/>
            <w:vAlign w:val="center"/>
          </w:tcPr>
          <w:p w14:paraId="20FEDF3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Secondary Actors</w:t>
            </w:r>
          </w:p>
        </w:tc>
        <w:tc>
          <w:tcPr>
            <w:tcW w:w="7160" w:type="dxa"/>
            <w:vAlign w:val="center"/>
          </w:tcPr>
          <w:p w14:paraId="6CC62DB3"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Housing Economist; Model Registry (System); Retraining Pipeline (System); Audit Log Service</w:t>
            </w:r>
          </w:p>
        </w:tc>
      </w:tr>
      <w:tr w:rsidR="00011E8F" w:rsidRPr="00656AA4" w14:paraId="78FB86E9" w14:textId="77777777" w:rsidTr="0015070D">
        <w:trPr>
          <w:trHeight w:val="432"/>
        </w:trPr>
        <w:tc>
          <w:tcPr>
            <w:tcW w:w="2200" w:type="dxa"/>
            <w:shd w:val="clear" w:color="auto" w:fill="002060"/>
            <w:vAlign w:val="center"/>
          </w:tcPr>
          <w:p w14:paraId="292AE25B"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6D3A848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Quarterly retraining schedule triggers, or Drift Detection flags a model as degraded.</w:t>
            </w:r>
          </w:p>
        </w:tc>
      </w:tr>
      <w:tr w:rsidR="00011E8F" w:rsidRPr="00656AA4" w14:paraId="55FB36D4" w14:textId="77777777" w:rsidTr="0015070D">
        <w:trPr>
          <w:trHeight w:val="432"/>
        </w:trPr>
        <w:tc>
          <w:tcPr>
            <w:tcW w:w="2200" w:type="dxa"/>
            <w:shd w:val="clear" w:color="auto" w:fill="002060"/>
            <w:vAlign w:val="center"/>
          </w:tcPr>
          <w:p w14:paraId="64737E5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3DC1FC5C"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At least 90 days of post-launch outcome data exist; model is not locked by an active simulation run.</w:t>
            </w:r>
          </w:p>
        </w:tc>
      </w:tr>
      <w:tr w:rsidR="00011E8F" w:rsidRPr="00656AA4" w14:paraId="26562464" w14:textId="77777777" w:rsidTr="0015070D">
        <w:trPr>
          <w:trHeight w:val="432"/>
        </w:trPr>
        <w:tc>
          <w:tcPr>
            <w:tcW w:w="2200" w:type="dxa"/>
            <w:shd w:val="clear" w:color="auto" w:fill="002060"/>
            <w:vAlign w:val="center"/>
          </w:tcPr>
          <w:p w14:paraId="217341F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5DB5E66F"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Retraining Pipeline gathers actual outcomes vs. simulated predictions for the evaluation window.</w:t>
            </w:r>
            <w:r w:rsidRPr="00656AA4">
              <w:rPr>
                <w:rFonts w:asciiTheme="minorHAnsi" w:hAnsiTheme="minorHAnsi" w:cstheme="minorHAnsi"/>
              </w:rPr>
              <w:br/>
              <w:t>2. System computes drift metrics and accuracy deltas per model.</w:t>
            </w:r>
            <w:r w:rsidRPr="00656AA4">
              <w:rPr>
                <w:rFonts w:asciiTheme="minorHAnsi" w:hAnsiTheme="minorHAnsi" w:cstheme="minorHAnsi"/>
              </w:rPr>
              <w:br/>
              <w:t>3. If drift exceeds tolerance, the pipeline retrains the model using updated training data.</w:t>
            </w:r>
            <w:r w:rsidRPr="00656AA4">
              <w:rPr>
                <w:rFonts w:asciiTheme="minorHAnsi" w:hAnsiTheme="minorHAnsi" w:cstheme="minorHAnsi"/>
              </w:rPr>
              <w:br/>
              <w:t>4. System validates the retrained model against a held-out test set and regulatory ethics checks.</w:t>
            </w:r>
            <w:r w:rsidRPr="00656AA4">
              <w:rPr>
                <w:rFonts w:asciiTheme="minorHAnsi" w:hAnsiTheme="minorHAnsi" w:cstheme="minorHAnsi"/>
              </w:rPr>
              <w:br/>
              <w:t>5. Data Scientist reviews the validation report and promotes the new model version to production, or rejects and rolls back.</w:t>
            </w:r>
          </w:p>
        </w:tc>
      </w:tr>
      <w:tr w:rsidR="00011E8F" w:rsidRPr="00656AA4" w14:paraId="28BFE564" w14:textId="77777777" w:rsidTr="0015070D">
        <w:trPr>
          <w:trHeight w:val="432"/>
        </w:trPr>
        <w:tc>
          <w:tcPr>
            <w:tcW w:w="2200" w:type="dxa"/>
            <w:shd w:val="clear" w:color="auto" w:fill="002060"/>
            <w:vAlign w:val="center"/>
          </w:tcPr>
          <w:p w14:paraId="51BED1A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207E4F96"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the retrained model fails ethics / fairness checks, the promotion is blocked and a SDAIA-aligned review is initiated.</w:t>
            </w:r>
            <w:r w:rsidRPr="00656AA4">
              <w:rPr>
                <w:rFonts w:asciiTheme="minorHAnsi" w:hAnsiTheme="minorHAnsi" w:cstheme="minorHAnsi"/>
              </w:rPr>
              <w:br/>
              <w:t>A2. If data volume is insufficient, retraining is deferred and the model is tagged “Insufficient Data” until next cycle.</w:t>
            </w:r>
            <w:r w:rsidRPr="00656AA4">
              <w:rPr>
                <w:rFonts w:asciiTheme="minorHAnsi" w:hAnsiTheme="minorHAnsi" w:cstheme="minorHAnsi"/>
              </w:rPr>
              <w:br/>
              <w:t>A3. If the retrained model degrades accuracy, the pipeline auto-rolls back and preserves the incumbent.</w:t>
            </w:r>
            <w:r w:rsidRPr="00656AA4">
              <w:rPr>
                <w:rFonts w:asciiTheme="minorHAnsi" w:hAnsiTheme="minorHAnsi" w:cstheme="minorHAnsi"/>
              </w:rPr>
              <w:br/>
              <w:t>If failure occurs: pipeline state is preserved; partial artifacts are quarantined and the Data Scientist is alerted.</w:t>
            </w:r>
          </w:p>
        </w:tc>
      </w:tr>
      <w:tr w:rsidR="00011E8F" w:rsidRPr="00656AA4" w14:paraId="58ACDC68" w14:textId="77777777" w:rsidTr="0015070D">
        <w:trPr>
          <w:trHeight w:val="432"/>
        </w:trPr>
        <w:tc>
          <w:tcPr>
            <w:tcW w:w="2200" w:type="dxa"/>
            <w:shd w:val="clear" w:color="auto" w:fill="002060"/>
            <w:vAlign w:val="center"/>
          </w:tcPr>
          <w:p w14:paraId="64CFF42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18D5AF2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No model may be promoted to production without passing ethics / fairness checks (SDAIA).</w:t>
            </w:r>
            <w:r w:rsidRPr="00656AA4">
              <w:rPr>
                <w:rFonts w:asciiTheme="minorHAnsi" w:hAnsiTheme="minorHAnsi" w:cstheme="minorHAnsi"/>
              </w:rPr>
              <w:br/>
              <w:t>Every retraining run is reproducible: inputs, config, outputs are versioned.</w:t>
            </w:r>
            <w:r w:rsidRPr="00656AA4">
              <w:rPr>
                <w:rFonts w:asciiTheme="minorHAnsi" w:hAnsiTheme="minorHAnsi" w:cstheme="minorHAnsi"/>
              </w:rPr>
              <w:br/>
              <w:t>Rollbacks are one-click and preserve full lineage.</w:t>
            </w:r>
          </w:p>
        </w:tc>
      </w:tr>
      <w:tr w:rsidR="00011E8F" w:rsidRPr="00656AA4" w14:paraId="6BF9C9A6" w14:textId="77777777" w:rsidTr="0015070D">
        <w:trPr>
          <w:trHeight w:val="432"/>
        </w:trPr>
        <w:tc>
          <w:tcPr>
            <w:tcW w:w="2200" w:type="dxa"/>
            <w:shd w:val="clear" w:color="auto" w:fill="002060"/>
            <w:vAlign w:val="center"/>
          </w:tcPr>
          <w:p w14:paraId="7A9063E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1056C61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Outcome data, simulated predictions, current model artifacts, training config.</w:t>
            </w:r>
            <w:r w:rsidRPr="00656AA4">
              <w:rPr>
                <w:rFonts w:asciiTheme="minorHAnsi" w:hAnsiTheme="minorHAnsi" w:cstheme="minorHAnsi"/>
              </w:rPr>
              <w:br/>
              <w:t>Outputs: Retrained Model Version, Validation Report, Drift Metrics, promotion/rollback decision, audit log entry.</w:t>
            </w:r>
          </w:p>
        </w:tc>
      </w:tr>
      <w:tr w:rsidR="00011E8F" w:rsidRPr="00656AA4" w14:paraId="64FEDE05" w14:textId="77777777" w:rsidTr="0015070D">
        <w:trPr>
          <w:trHeight w:val="432"/>
        </w:trPr>
        <w:tc>
          <w:tcPr>
            <w:tcW w:w="2200" w:type="dxa"/>
            <w:shd w:val="clear" w:color="auto" w:fill="002060"/>
            <w:vAlign w:val="center"/>
          </w:tcPr>
          <w:p w14:paraId="68B9E41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3E6FE05B"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sufficient outcome data WHEN retraining runs THEN drift metrics are produced AND the retrained model is validated against ethics and accuracy checks AND promotion requires explicit Data Scientist approval AND rollback preserves full lineage.</w:t>
            </w:r>
          </w:p>
        </w:tc>
      </w:tr>
    </w:tbl>
    <w:p w14:paraId="2098534A"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593D6AD9"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EBFFFD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6C5EF2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2273CF0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FD949A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DEC7CC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47B3BE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6B5D87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37F876A9"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438F41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Model Retraining &amp; Promotion</w:t>
            </w:r>
          </w:p>
        </w:tc>
      </w:tr>
      <w:tr w:rsidR="00011E8F" w:rsidRPr="00656AA4" w14:paraId="0EC9237B"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1ED119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Retraining Summary</w:t>
            </w:r>
          </w:p>
        </w:tc>
      </w:tr>
      <w:tr w:rsidR="00011E8F" w:rsidRPr="00656AA4" w14:paraId="1A17556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562D3B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5FF50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Model Name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47210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2CBA29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929AE3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0E07C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Model identifier + current version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84DC1F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C7B7D36"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3367F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B2866F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Evaluation Window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03E63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Date Range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8A3411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Last 90 days</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05E8C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FBFDBB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Period of real-world outcomes used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5C783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4A742E9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87F6E2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B20A2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Drift Score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3CBCF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2ACD3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0F7D4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455BD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Composite drift metric 0–100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E2160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Warns above 70</w:t>
            </w:r>
          </w:p>
        </w:tc>
      </w:tr>
      <w:tr w:rsidR="00011E8F" w:rsidRPr="00656AA4" w14:paraId="1DDAB79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62B153D"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Validation</w:t>
            </w:r>
          </w:p>
        </w:tc>
      </w:tr>
      <w:tr w:rsidR="00011E8F" w:rsidRPr="00656AA4" w14:paraId="2C038151"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C16A4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16100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Accuracy Delta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E71191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DD0EB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28AE16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F5A1C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New vs. incumbent accuracy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4C311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Colour-coded +/−</w:t>
            </w:r>
          </w:p>
        </w:tc>
      </w:tr>
      <w:tr w:rsidR="00011E8F" w:rsidRPr="00656AA4" w14:paraId="7AB344A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84CAF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6BCEC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Ethics Check Status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4E7BE9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86B59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F03CF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5EA50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Pass / Fail (SDAIA)</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FEE796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Blocks promotion on Fail</w:t>
            </w:r>
          </w:p>
        </w:tc>
      </w:tr>
      <w:tr w:rsidR="00011E8F" w:rsidRPr="00656AA4" w14:paraId="4B324B85"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5E4A6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E5A56F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Test Set Results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C74F5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3BC85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81CEF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1ED519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Per-scenario accuracy breakdown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85EE2D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417403E"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388043B"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Promotion Decision</w:t>
            </w:r>
          </w:p>
        </w:tc>
      </w:tr>
      <w:tr w:rsidR="00011E8F" w:rsidRPr="00656AA4" w14:paraId="202EECF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08918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C4679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Promote to Production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3C82EB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B4977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23958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2C726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only if ethics pass and accuracy ≥ incumbent</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2E884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dialog</w:t>
            </w:r>
          </w:p>
        </w:tc>
      </w:tr>
      <w:tr w:rsidR="00011E8F" w:rsidRPr="00656AA4" w14:paraId="55DC5BC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345FCE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04DC3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Rollback</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81658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20B86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4ED80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4C3510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Restores incumbent immediately</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07448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Confirmation dialog</w:t>
            </w:r>
          </w:p>
        </w:tc>
      </w:tr>
      <w:tr w:rsidR="00011E8F" w:rsidRPr="00656AA4" w14:paraId="198CC42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BA14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AA3BF6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Promotion Rationale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F1FAA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Area</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2ABB2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5AAE1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D6A4C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Required to log promotion reason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7BD45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bl>
    <w:p w14:paraId="484CC8E8" w14:textId="77777777" w:rsidR="00011E8F" w:rsidRPr="00656AA4" w:rsidRDefault="00011E8F">
      <w:pPr>
        <w:spacing w:after="80"/>
        <w:rPr>
          <w:rFonts w:asciiTheme="minorHAnsi" w:hAnsiTheme="minorHAnsi" w:cstheme="minorHAnsi"/>
        </w:rPr>
      </w:pPr>
    </w:p>
    <w:p w14:paraId="44C4387C" w14:textId="77777777" w:rsidR="007F408A" w:rsidRPr="00656AA4" w:rsidRDefault="007F408A">
      <w:pPr>
        <w:spacing w:after="80"/>
        <w:rPr>
          <w:rFonts w:asciiTheme="minorHAnsi" w:hAnsiTheme="minorHAnsi" w:cstheme="minorHAnsi"/>
        </w:rPr>
      </w:pPr>
    </w:p>
    <w:p w14:paraId="36B7BC79" w14:textId="77777777" w:rsidR="001146CB" w:rsidRPr="00656AA4" w:rsidRDefault="001146CB">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41CEE9D9" w14:textId="77777777" w:rsidTr="0015070D">
        <w:trPr>
          <w:trHeight w:val="432"/>
        </w:trPr>
        <w:tc>
          <w:tcPr>
            <w:tcW w:w="2200" w:type="dxa"/>
            <w:shd w:val="clear" w:color="auto" w:fill="002060"/>
            <w:vAlign w:val="center"/>
          </w:tcPr>
          <w:p w14:paraId="41C6361D"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6C16CD4D"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rPr>
              <w:t>UC-16</w:t>
            </w:r>
          </w:p>
        </w:tc>
      </w:tr>
      <w:tr w:rsidR="00011E8F" w:rsidRPr="00656AA4" w14:paraId="274EF8D6" w14:textId="77777777" w:rsidTr="0015070D">
        <w:trPr>
          <w:trHeight w:val="432"/>
        </w:trPr>
        <w:tc>
          <w:tcPr>
            <w:tcW w:w="2200" w:type="dxa"/>
            <w:shd w:val="clear" w:color="auto" w:fill="002060"/>
            <w:vAlign w:val="center"/>
          </w:tcPr>
          <w:p w14:paraId="39EE12C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7D545507"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Policy Gap &amp; Opportunity Analysis</w:t>
            </w:r>
          </w:p>
        </w:tc>
      </w:tr>
      <w:tr w:rsidR="00011E8F" w:rsidRPr="00656AA4" w14:paraId="0346E03C" w14:textId="77777777" w:rsidTr="0015070D">
        <w:trPr>
          <w:trHeight w:val="432"/>
        </w:trPr>
        <w:tc>
          <w:tcPr>
            <w:tcW w:w="2200" w:type="dxa"/>
            <w:shd w:val="clear" w:color="auto" w:fill="002060"/>
            <w:vAlign w:val="center"/>
          </w:tcPr>
          <w:p w14:paraId="1BACF6FF"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558C5287"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FR-04</w:t>
            </w:r>
          </w:p>
        </w:tc>
      </w:tr>
      <w:tr w:rsidR="00011E8F" w:rsidRPr="00656AA4" w14:paraId="4C53E0AB" w14:textId="77777777" w:rsidTr="0015070D">
        <w:trPr>
          <w:trHeight w:val="432"/>
        </w:trPr>
        <w:tc>
          <w:tcPr>
            <w:tcW w:w="2200" w:type="dxa"/>
            <w:shd w:val="clear" w:color="auto" w:fill="002060"/>
            <w:vAlign w:val="center"/>
          </w:tcPr>
          <w:p w14:paraId="5115137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3097D85B"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Enable Policy Analysts and Strategists to automatically identify regulatory “white spaces” and under-served sectors where new policy interventions are required to meet Vision 2030 targets, and surface AI-generated opportunity recommendations grounded in KPI gaps and peer-country benchmarks.</w:t>
            </w:r>
          </w:p>
        </w:tc>
      </w:tr>
      <w:tr w:rsidR="00011E8F" w:rsidRPr="00656AA4" w14:paraId="123A1D59" w14:textId="77777777" w:rsidTr="0015070D">
        <w:trPr>
          <w:trHeight w:val="432"/>
        </w:trPr>
        <w:tc>
          <w:tcPr>
            <w:tcW w:w="2200" w:type="dxa"/>
            <w:shd w:val="clear" w:color="auto" w:fill="002060"/>
            <w:vAlign w:val="center"/>
          </w:tcPr>
          <w:p w14:paraId="48DED02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Primary Actors</w:t>
            </w:r>
          </w:p>
        </w:tc>
        <w:tc>
          <w:tcPr>
            <w:tcW w:w="7160" w:type="dxa"/>
            <w:vAlign w:val="center"/>
          </w:tcPr>
          <w:p w14:paraId="26E3F4FC"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 Strategist</w:t>
            </w:r>
          </w:p>
        </w:tc>
      </w:tr>
      <w:tr w:rsidR="00011E8F" w:rsidRPr="00656AA4" w14:paraId="0A9C2902" w14:textId="77777777" w:rsidTr="0015070D">
        <w:trPr>
          <w:trHeight w:val="432"/>
        </w:trPr>
        <w:tc>
          <w:tcPr>
            <w:tcW w:w="2200" w:type="dxa"/>
            <w:shd w:val="clear" w:color="auto" w:fill="002060"/>
            <w:vAlign w:val="center"/>
          </w:tcPr>
          <w:p w14:paraId="5A84A2D7"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2D680532"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Senior Leader; Housing Economist; Gap Analysis Engine (System); Vision 2030 PMO (data feed); Knowledge Graph (System)</w:t>
            </w:r>
          </w:p>
        </w:tc>
      </w:tr>
      <w:tr w:rsidR="00011E8F" w:rsidRPr="00656AA4" w14:paraId="6315D09E" w14:textId="77777777" w:rsidTr="0015070D">
        <w:trPr>
          <w:trHeight w:val="432"/>
        </w:trPr>
        <w:tc>
          <w:tcPr>
            <w:tcW w:w="2200" w:type="dxa"/>
            <w:shd w:val="clear" w:color="auto" w:fill="002060"/>
            <w:vAlign w:val="center"/>
          </w:tcPr>
          <w:p w14:paraId="23DDDD0A"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11757BA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initiates a Gap Analysis run for a selected sector, sub-sector, or Vision 2030 pillar.</w:t>
            </w:r>
          </w:p>
        </w:tc>
      </w:tr>
      <w:tr w:rsidR="00011E8F" w:rsidRPr="00656AA4" w14:paraId="2FE8D958" w14:textId="77777777" w:rsidTr="0015070D">
        <w:trPr>
          <w:trHeight w:val="432"/>
        </w:trPr>
        <w:tc>
          <w:tcPr>
            <w:tcW w:w="2200" w:type="dxa"/>
            <w:shd w:val="clear" w:color="auto" w:fill="002060"/>
            <w:vAlign w:val="center"/>
          </w:tcPr>
          <w:p w14:paraId="56F12F8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7DB8A6E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is authenticated via Nafath with Strategist scope; Policy Registry is current; Vision 2030 KPI baseline and trendlines are loaded; global benchmark datasets (OECD, IMF, World Bank) are synced within the last 30 days.</w:t>
            </w:r>
          </w:p>
        </w:tc>
      </w:tr>
      <w:tr w:rsidR="00011E8F" w:rsidRPr="00656AA4" w14:paraId="3FC85C0E" w14:textId="77777777" w:rsidTr="0015070D">
        <w:trPr>
          <w:trHeight w:val="432"/>
        </w:trPr>
        <w:tc>
          <w:tcPr>
            <w:tcW w:w="2200" w:type="dxa"/>
            <w:shd w:val="clear" w:color="auto" w:fill="002060"/>
            <w:vAlign w:val="center"/>
          </w:tcPr>
          <w:p w14:paraId="12E6D99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Main Scenario</w:t>
            </w:r>
          </w:p>
        </w:tc>
        <w:tc>
          <w:tcPr>
            <w:tcW w:w="7160" w:type="dxa"/>
            <w:vAlign w:val="center"/>
          </w:tcPr>
          <w:p w14:paraId="3D3545ED"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User selects the analysis scope (target sector, sub-sector, Vision 2030 pillar, region, time horizon).</w:t>
            </w:r>
            <w:r w:rsidRPr="00656AA4">
              <w:rPr>
                <w:rFonts w:asciiTheme="minorHAnsi" w:hAnsiTheme="minorHAnsi" w:cstheme="minorHAnsi"/>
              </w:rPr>
              <w:br/>
              <w:t>2. System queries the Knowledge Graph for all active policies within the scope and maps their KPI coverage.</w:t>
            </w:r>
            <w:r w:rsidRPr="00656AA4">
              <w:rPr>
                <w:rFonts w:asciiTheme="minorHAnsi" w:hAnsiTheme="minorHAnsi" w:cstheme="minorHAnsi"/>
              </w:rPr>
              <w:br/>
              <w:t>3. Gap Analysis Engine compares current coverage against Vision 2030 KPI targets and peer-country benchmarks.</w:t>
            </w:r>
            <w:r w:rsidRPr="00656AA4">
              <w:rPr>
                <w:rFonts w:asciiTheme="minorHAnsi" w:hAnsiTheme="minorHAnsi" w:cstheme="minorHAnsi"/>
              </w:rPr>
              <w:br/>
              <w:t>4. System produces a Gap Report listing under-served areas, misaligned KPIs, and a 0–100 Opportunity Score per gap.</w:t>
            </w:r>
            <w:r w:rsidRPr="00656AA4">
              <w:rPr>
                <w:rFonts w:asciiTheme="minorHAnsi" w:hAnsiTheme="minorHAnsi" w:cstheme="minorHAnsi"/>
              </w:rPr>
              <w:br/>
              <w:t>5. For each gap, the system proposes candidate policy interventions grounded in global benchmarks and linked to relevant legal basis.</w:t>
            </w:r>
            <w:r w:rsidRPr="00656AA4">
              <w:rPr>
                <w:rFonts w:asciiTheme="minorHAnsi" w:hAnsiTheme="minorHAnsi" w:cstheme="minorHAnsi"/>
              </w:rPr>
              <w:br/>
              <w:t>6. User exports the report or sends a selected opportunity to the Drafting Workspace to initiate a new policy (UC-01).</w:t>
            </w:r>
          </w:p>
        </w:tc>
      </w:tr>
      <w:tr w:rsidR="00011E8F" w:rsidRPr="00656AA4" w14:paraId="1C73F331" w14:textId="77777777" w:rsidTr="0015070D">
        <w:trPr>
          <w:trHeight w:val="432"/>
        </w:trPr>
        <w:tc>
          <w:tcPr>
            <w:tcW w:w="2200" w:type="dxa"/>
            <w:shd w:val="clear" w:color="auto" w:fill="002060"/>
            <w:vAlign w:val="center"/>
          </w:tcPr>
          <w:p w14:paraId="04805F7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4BDA9ADD"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benchmark datasets are older than 30 days, outputs are watermarked “Low Confidence” (Data Latency Guard).</w:t>
            </w:r>
            <w:r w:rsidRPr="00656AA4">
              <w:rPr>
                <w:rFonts w:asciiTheme="minorHAnsi" w:hAnsiTheme="minorHAnsi" w:cstheme="minorHAnsi"/>
              </w:rPr>
              <w:br/>
              <w:t>A2. If a proposed intervention conflicts with an existing policy, the system cross-links to the Regulatory Conflict Engine (UC-02) prior to drafting.</w:t>
            </w:r>
            <w:r w:rsidRPr="00656AA4">
              <w:rPr>
                <w:rFonts w:asciiTheme="minorHAnsi" w:hAnsiTheme="minorHAnsi" w:cstheme="minorHAnsi"/>
              </w:rPr>
              <w:br/>
              <w:t>A3. If a Critical gap is detected (e.g., KPI trajectory falling &gt; 10% below Vision 2030 target), the system auto-escalates to a Tier-2 Strategic Briefing.</w:t>
            </w:r>
            <w:r w:rsidRPr="00656AA4">
              <w:rPr>
                <w:rFonts w:asciiTheme="minorHAnsi" w:hAnsiTheme="minorHAnsi" w:cstheme="minorHAnsi"/>
              </w:rPr>
              <w:br/>
              <w:t>If failure occurs: the analysis run is aborted, partial results are discarded, and the Data Scientist is alerted via a Drift Detection signal.</w:t>
            </w:r>
          </w:p>
        </w:tc>
      </w:tr>
      <w:tr w:rsidR="00011E8F" w:rsidRPr="00656AA4" w14:paraId="7ACBB6C2" w14:textId="77777777" w:rsidTr="0015070D">
        <w:trPr>
          <w:trHeight w:val="432"/>
        </w:trPr>
        <w:tc>
          <w:tcPr>
            <w:tcW w:w="2200" w:type="dxa"/>
            <w:shd w:val="clear" w:color="auto" w:fill="002060"/>
            <w:vAlign w:val="center"/>
          </w:tcPr>
          <w:p w14:paraId="27456FA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2DD90CC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Every identified gap must cite at least one Vision 2030 KPI and at least one benchmark precedent (XAI mandate).</w:t>
            </w:r>
            <w:r w:rsidRPr="00656AA4">
              <w:rPr>
                <w:rFonts w:asciiTheme="minorHAnsi" w:hAnsiTheme="minorHAnsi" w:cstheme="minorHAnsi"/>
              </w:rPr>
              <w:br/>
              <w:t>Opportunity Scores are computed on a standardized 0–100 scale and are immutable per analysis run.</w:t>
            </w:r>
            <w:r w:rsidRPr="00656AA4">
              <w:rPr>
                <w:rFonts w:asciiTheme="minorHAnsi" w:hAnsiTheme="minorHAnsi" w:cstheme="minorHAnsi"/>
              </w:rPr>
              <w:br/>
              <w:t>Gaps flagged “Critical” cannot be dismissed without a logged justification stored in the audit trail.</w:t>
            </w:r>
          </w:p>
        </w:tc>
      </w:tr>
      <w:tr w:rsidR="00011E8F" w:rsidRPr="00656AA4" w14:paraId="70CDB822" w14:textId="77777777" w:rsidTr="0015070D">
        <w:trPr>
          <w:trHeight w:val="432"/>
        </w:trPr>
        <w:tc>
          <w:tcPr>
            <w:tcW w:w="2200" w:type="dxa"/>
            <w:shd w:val="clear" w:color="auto" w:fill="002060"/>
            <w:vAlign w:val="center"/>
          </w:tcPr>
          <w:p w14:paraId="742F1E7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4EB0D44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Scope selection, Vision 2030 KPI targets and trendlines, active Policy Registry subset, peer-country benchmark datasets.</w:t>
            </w:r>
            <w:r w:rsidRPr="00656AA4">
              <w:rPr>
                <w:rFonts w:asciiTheme="minorHAnsi" w:hAnsiTheme="minorHAnsi" w:cstheme="minorHAnsi"/>
              </w:rPr>
              <w:br/>
              <w:t>Outputs: Gap Report, Opportunity Scores, Benchmark Map, recommended interventions (with legal basis), audit log entry.</w:t>
            </w:r>
          </w:p>
        </w:tc>
      </w:tr>
      <w:tr w:rsidR="00011E8F" w:rsidRPr="00656AA4" w14:paraId="23505BC6" w14:textId="77777777" w:rsidTr="0015070D">
        <w:trPr>
          <w:trHeight w:val="432"/>
        </w:trPr>
        <w:tc>
          <w:tcPr>
            <w:tcW w:w="2200" w:type="dxa"/>
            <w:shd w:val="clear" w:color="auto" w:fill="002060"/>
            <w:vAlign w:val="center"/>
          </w:tcPr>
          <w:p w14:paraId="1F1DDD9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57CB0A20"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valid analysis scope WHEN Gap Analysis is triggered THEN the system identifies under-served areas within 60 seconds AND every gap is traceable to at least one Vision 2030 KPI AND at least one candidate intervention is proposed per Critical gap AND the report is stored with a confidence band.</w:t>
            </w:r>
          </w:p>
        </w:tc>
      </w:tr>
    </w:tbl>
    <w:p w14:paraId="5CDD6EDB" w14:textId="77777777" w:rsidR="001146CB" w:rsidRPr="00656AA4" w:rsidRDefault="001146CB">
      <w:pPr>
        <w:rPr>
          <w:rFonts w:asciiTheme="minorHAnsi" w:hAnsiTheme="minorHAnsi" w:cstheme="minorHAnsi"/>
        </w:rPr>
      </w:pPr>
    </w:p>
    <w:p w14:paraId="35F29CAE"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7"/>
        <w:gridCol w:w="1556"/>
        <w:gridCol w:w="1495"/>
        <w:gridCol w:w="1491"/>
        <w:gridCol w:w="1299"/>
        <w:gridCol w:w="1523"/>
        <w:gridCol w:w="1399"/>
      </w:tblGrid>
      <w:tr w:rsidR="00011E8F" w:rsidRPr="00656AA4" w14:paraId="0B69C863"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7717FE0"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84384D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714C55D1"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18851CBA"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45ABD15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B8A617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6CA569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538ED22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439416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Policy Gap &amp; Opportunity Analysis</w:t>
            </w:r>
          </w:p>
        </w:tc>
      </w:tr>
      <w:tr w:rsidR="00011E8F" w:rsidRPr="00656AA4" w14:paraId="149015DF"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2921E662"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Scope Selection</w:t>
            </w:r>
          </w:p>
        </w:tc>
      </w:tr>
      <w:tr w:rsidR="00011E8F" w:rsidRPr="00656AA4" w14:paraId="3A9F2EF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6A3BE6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CDB1E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Target Sector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2E648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D43E3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633E9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64D75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Housing, Municipal, Infrastructure, Environmental, Social, Smart Cities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A5C5B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544588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DA5F2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811A5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Vision 2030 Pillar</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6DC0D6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FC64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7A34C8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BBC3EA"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Maps to national Vision 2030 pillars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457BEE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74B75A0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A05D39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C9334C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Time Horizon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5D7A5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Dropdown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B2BE5C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24 months</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E19D7C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77F61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12m / 24m / 60m</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2983F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625481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90529E7"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Benchmark Settings</w:t>
            </w:r>
          </w:p>
        </w:tc>
      </w:tr>
      <w:tr w:rsidR="00011E8F" w:rsidRPr="00656AA4" w14:paraId="5E645A6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4AF3D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79715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Peer-Country Benchmarks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FF236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Multi-select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0FEE53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All</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AD2A8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446C6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Options include Singapore, Norway, UAE, etc.</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700A27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B218F50"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EE338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3CC99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Benchmark Data Freshness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0F95F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Badge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2F9810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D7778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D125B2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Displays age of peer-country datasets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43FB57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“Low Confidence” badge if &gt; 30 days</w:t>
            </w:r>
          </w:p>
        </w:tc>
      </w:tr>
      <w:tr w:rsidR="00011E8F" w:rsidRPr="00656AA4" w14:paraId="4B932038"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83DE49"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F3517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Run Gap Analysis</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38A006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03D51A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B71061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02BB0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Launches the Gap Analysis Engine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CEDA2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Spinner + ETA</w:t>
            </w:r>
          </w:p>
        </w:tc>
      </w:tr>
      <w:tr w:rsidR="00011E8F" w:rsidRPr="00656AA4" w14:paraId="6F0F3824"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6647E45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Gap Report &amp; Actions</w:t>
            </w:r>
          </w:p>
        </w:tc>
      </w:tr>
      <w:tr w:rsidR="00011E8F" w:rsidRPr="00656AA4" w14:paraId="6C2F48F7"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5E99D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E57FB3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Gap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4D783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70902B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FBAC7C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B8F033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Each row = one under-served area with severity, Vision 2030 KPI linkage, and Opportunity Score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87A703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Critical rows highlighted</w:t>
            </w:r>
          </w:p>
        </w:tc>
      </w:tr>
      <w:tr w:rsidR="00011E8F" w:rsidRPr="00656AA4" w14:paraId="42880B7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D0F0FE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5E231F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Proposed Intervention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A2AB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894ED4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45F4BC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6EB032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AI-generated candidate intervention per gap with legal basis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0E5FF82"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1F4E53C9"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2CF48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FACC0A4"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Send to Drafting Workspace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167546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41CF05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53E2BE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Optional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D270A0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Initiates a new policy draft from the selected gap</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DB8382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Opens UC-01 workspace</w:t>
            </w:r>
          </w:p>
        </w:tc>
      </w:tr>
    </w:tbl>
    <w:p w14:paraId="1AF0FAFF" w14:textId="77777777" w:rsidR="001146CB" w:rsidRPr="00656AA4" w:rsidRDefault="001146CB">
      <w:pPr>
        <w:rPr>
          <w:rFonts w:asciiTheme="minorHAnsi" w:hAnsiTheme="minorHAnsi" w:cstheme="minorHAnsi"/>
        </w:rPr>
      </w:pPr>
    </w:p>
    <w:tbl>
      <w:tblPr>
        <w:tblStyle w:val="TableGrid"/>
        <w:tblW w:w="9360" w:type="dxa"/>
        <w:tblLook w:val="0000" w:firstRow="0" w:lastRow="0" w:firstColumn="0" w:lastColumn="0" w:noHBand="0" w:noVBand="0"/>
      </w:tblPr>
      <w:tblGrid>
        <w:gridCol w:w="2200"/>
        <w:gridCol w:w="7160"/>
      </w:tblGrid>
      <w:tr w:rsidR="00011E8F" w:rsidRPr="00656AA4" w14:paraId="79709722" w14:textId="77777777" w:rsidTr="0015070D">
        <w:trPr>
          <w:trHeight w:val="432"/>
        </w:trPr>
        <w:tc>
          <w:tcPr>
            <w:tcW w:w="2200" w:type="dxa"/>
            <w:shd w:val="clear" w:color="auto" w:fill="002060"/>
            <w:vAlign w:val="center"/>
          </w:tcPr>
          <w:p w14:paraId="29D9CC39"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UC ID</w:t>
            </w:r>
          </w:p>
        </w:tc>
        <w:tc>
          <w:tcPr>
            <w:tcW w:w="7160" w:type="dxa"/>
            <w:shd w:val="clear" w:color="auto" w:fill="002060"/>
            <w:vAlign w:val="center"/>
          </w:tcPr>
          <w:p w14:paraId="237C7A67"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UC-17</w:t>
            </w:r>
          </w:p>
        </w:tc>
      </w:tr>
      <w:tr w:rsidR="00011E8F" w:rsidRPr="00656AA4" w14:paraId="08AF78B0" w14:textId="77777777" w:rsidTr="0015070D">
        <w:trPr>
          <w:trHeight w:val="432"/>
        </w:trPr>
        <w:tc>
          <w:tcPr>
            <w:tcW w:w="2200" w:type="dxa"/>
            <w:shd w:val="clear" w:color="auto" w:fill="002060"/>
            <w:vAlign w:val="center"/>
          </w:tcPr>
          <w:p w14:paraId="6F62EBC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Use Case Name</w:t>
            </w:r>
          </w:p>
        </w:tc>
        <w:tc>
          <w:tcPr>
            <w:tcW w:w="7160" w:type="dxa"/>
            <w:shd w:val="clear" w:color="auto" w:fill="002060"/>
            <w:vAlign w:val="center"/>
          </w:tcPr>
          <w:p w14:paraId="40FB6DC8"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Vision 2030 Alignment Auditing</w:t>
            </w:r>
          </w:p>
        </w:tc>
      </w:tr>
      <w:tr w:rsidR="00011E8F" w:rsidRPr="00656AA4" w14:paraId="5FB9B0C4" w14:textId="77777777" w:rsidTr="0015070D">
        <w:trPr>
          <w:trHeight w:val="432"/>
        </w:trPr>
        <w:tc>
          <w:tcPr>
            <w:tcW w:w="2200" w:type="dxa"/>
            <w:shd w:val="clear" w:color="auto" w:fill="002060"/>
            <w:vAlign w:val="center"/>
          </w:tcPr>
          <w:p w14:paraId="4EB5A20C"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Related Functional Requirement</w:t>
            </w:r>
          </w:p>
        </w:tc>
        <w:tc>
          <w:tcPr>
            <w:tcW w:w="7160" w:type="dxa"/>
            <w:shd w:val="clear" w:color="auto" w:fill="002060"/>
            <w:vAlign w:val="center"/>
          </w:tcPr>
          <w:p w14:paraId="29168359" w14:textId="77777777" w:rsidR="00011E8F" w:rsidRPr="00656AA4" w:rsidRDefault="00840895" w:rsidP="0015070D">
            <w:pPr>
              <w:jc w:val="center"/>
              <w:rPr>
                <w:rFonts w:asciiTheme="minorHAnsi" w:hAnsiTheme="minorHAnsi" w:cstheme="minorHAnsi"/>
                <w:color w:val="FFFFFF" w:themeColor="background1"/>
              </w:rPr>
            </w:pPr>
            <w:r w:rsidRPr="00656AA4">
              <w:rPr>
                <w:rFonts w:asciiTheme="minorHAnsi" w:hAnsiTheme="minorHAnsi" w:cstheme="minorHAnsi"/>
                <w:color w:val="FFFFFF" w:themeColor="background1"/>
              </w:rPr>
              <w:t>Refer To FR-05</w:t>
            </w:r>
          </w:p>
        </w:tc>
      </w:tr>
      <w:tr w:rsidR="00011E8F" w:rsidRPr="00656AA4" w14:paraId="378AD2FC" w14:textId="77777777" w:rsidTr="0015070D">
        <w:trPr>
          <w:trHeight w:val="432"/>
        </w:trPr>
        <w:tc>
          <w:tcPr>
            <w:tcW w:w="2200" w:type="dxa"/>
            <w:shd w:val="clear" w:color="auto" w:fill="002060"/>
            <w:vAlign w:val="center"/>
          </w:tcPr>
          <w:p w14:paraId="71BF3B52"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Objective</w:t>
            </w:r>
          </w:p>
        </w:tc>
        <w:tc>
          <w:tcPr>
            <w:tcW w:w="7160" w:type="dxa"/>
            <w:vAlign w:val="center"/>
          </w:tcPr>
          <w:p w14:paraId="5053BD1D"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 xml:space="preserve">Provide Senior Leaders and Policy Analysts with a real-time quantitative score (0–100) measuring how strongly a policy draft contributes to Vision 2030 KPIs and </w:t>
            </w:r>
            <w:r w:rsidRPr="00656AA4">
              <w:rPr>
                <w:rFonts w:asciiTheme="minorHAnsi" w:hAnsiTheme="minorHAnsi" w:cstheme="minorHAnsi"/>
              </w:rPr>
              <w:lastRenderedPageBreak/>
              <w:t>National Transformation Program (NTP) targets, with clause-level contribution traceability.</w:t>
            </w:r>
          </w:p>
        </w:tc>
      </w:tr>
      <w:tr w:rsidR="00011E8F" w:rsidRPr="00656AA4" w14:paraId="46036DC4" w14:textId="77777777" w:rsidTr="0015070D">
        <w:trPr>
          <w:trHeight w:val="432"/>
        </w:trPr>
        <w:tc>
          <w:tcPr>
            <w:tcW w:w="2200" w:type="dxa"/>
            <w:shd w:val="clear" w:color="auto" w:fill="002060"/>
            <w:vAlign w:val="center"/>
          </w:tcPr>
          <w:p w14:paraId="63CCD20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lastRenderedPageBreak/>
              <w:t>Primary Actors</w:t>
            </w:r>
          </w:p>
        </w:tc>
        <w:tc>
          <w:tcPr>
            <w:tcW w:w="7160" w:type="dxa"/>
            <w:vAlign w:val="center"/>
          </w:tcPr>
          <w:p w14:paraId="43A2577F"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Senior Leader / Executive</w:t>
            </w:r>
          </w:p>
        </w:tc>
      </w:tr>
      <w:tr w:rsidR="00011E8F" w:rsidRPr="00656AA4" w14:paraId="0A6C6353" w14:textId="77777777" w:rsidTr="0015070D">
        <w:trPr>
          <w:trHeight w:val="432"/>
        </w:trPr>
        <w:tc>
          <w:tcPr>
            <w:tcW w:w="2200" w:type="dxa"/>
            <w:shd w:val="clear" w:color="auto" w:fill="002060"/>
            <w:vAlign w:val="center"/>
          </w:tcPr>
          <w:p w14:paraId="0C96CEC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Secondary Actors</w:t>
            </w:r>
          </w:p>
        </w:tc>
        <w:tc>
          <w:tcPr>
            <w:tcW w:w="7160" w:type="dxa"/>
            <w:vAlign w:val="center"/>
          </w:tcPr>
          <w:p w14:paraId="1086475D"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Policy Analyst; Alignment Scoring Engine (System); Vision 2030 PMO (data feed); Knowledge Graph (System)</w:t>
            </w:r>
          </w:p>
        </w:tc>
      </w:tr>
      <w:tr w:rsidR="00011E8F" w:rsidRPr="00656AA4" w14:paraId="6422FD61" w14:textId="77777777" w:rsidTr="0015070D">
        <w:trPr>
          <w:trHeight w:val="432"/>
        </w:trPr>
        <w:tc>
          <w:tcPr>
            <w:tcW w:w="2200" w:type="dxa"/>
            <w:shd w:val="clear" w:color="auto" w:fill="002060"/>
            <w:vAlign w:val="center"/>
          </w:tcPr>
          <w:p w14:paraId="7B2B24E4"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Trigger / Precondition</w:t>
            </w:r>
          </w:p>
        </w:tc>
        <w:tc>
          <w:tcPr>
            <w:tcW w:w="7160" w:type="dxa"/>
            <w:vAlign w:val="center"/>
          </w:tcPr>
          <w:p w14:paraId="41333271"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A policy draft is saved, modified, or explicitly selected for an alignment audit.</w:t>
            </w:r>
          </w:p>
        </w:tc>
      </w:tr>
      <w:tr w:rsidR="00011E8F" w:rsidRPr="00656AA4" w14:paraId="4845F671" w14:textId="77777777" w:rsidTr="0015070D">
        <w:trPr>
          <w:trHeight w:val="432"/>
        </w:trPr>
        <w:tc>
          <w:tcPr>
            <w:tcW w:w="2200" w:type="dxa"/>
            <w:shd w:val="clear" w:color="auto" w:fill="002060"/>
            <w:vAlign w:val="center"/>
          </w:tcPr>
          <w:p w14:paraId="2D5F5465"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Preconditions</w:t>
            </w:r>
          </w:p>
        </w:tc>
        <w:tc>
          <w:tcPr>
            <w:tcW w:w="7160" w:type="dxa"/>
            <w:vAlign w:val="center"/>
          </w:tcPr>
          <w:p w14:paraId="3D357E95"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User is authenticated via Nafath; Vision 2030 KPI baseline and trendlines are loaded; the draft has passed schema validation (FR-01) and carries the mandatory Vision 2030 Pillar tag.</w:t>
            </w:r>
          </w:p>
        </w:tc>
      </w:tr>
      <w:tr w:rsidR="00011E8F" w:rsidRPr="00656AA4" w14:paraId="08631624" w14:textId="77777777" w:rsidTr="0015070D">
        <w:trPr>
          <w:trHeight w:val="432"/>
        </w:trPr>
        <w:tc>
          <w:tcPr>
            <w:tcW w:w="2200" w:type="dxa"/>
            <w:shd w:val="clear" w:color="auto" w:fill="002060"/>
            <w:vAlign w:val="center"/>
          </w:tcPr>
          <w:p w14:paraId="3F0C1E80"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Main Scenario</w:t>
            </w:r>
          </w:p>
        </w:tc>
        <w:tc>
          <w:tcPr>
            <w:tcW w:w="7160" w:type="dxa"/>
            <w:vAlign w:val="center"/>
          </w:tcPr>
          <w:p w14:paraId="4EFAD8FC"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1. User selects a policy draft and launches the Vision 2030 Alignment Auditor.</w:t>
            </w:r>
            <w:r w:rsidRPr="00656AA4">
              <w:rPr>
                <w:rFonts w:asciiTheme="minorHAnsi" w:hAnsiTheme="minorHAnsi" w:cstheme="minorHAnsi"/>
              </w:rPr>
              <w:br/>
              <w:t>2. System retrieves current Vision 2030 KPI targets and trendlines from the PMO feed.</w:t>
            </w:r>
            <w:r w:rsidRPr="00656AA4">
              <w:rPr>
                <w:rFonts w:asciiTheme="minorHAnsi" w:hAnsiTheme="minorHAnsi" w:cstheme="minorHAnsi"/>
              </w:rPr>
              <w:br/>
              <w:t>3. Alignment Scoring Engine evaluates every clause against KPI contribution weights and produces a composite score.</w:t>
            </w:r>
            <w:r w:rsidRPr="00656AA4">
              <w:rPr>
                <w:rFonts w:asciiTheme="minorHAnsi" w:hAnsiTheme="minorHAnsi" w:cstheme="minorHAnsi"/>
              </w:rPr>
              <w:br/>
              <w:t>4. System displays the composite Alignment Score (0–100), a per-pillar breakdown, and a clause-level contribution waterfall.</w:t>
            </w:r>
            <w:r w:rsidRPr="00656AA4">
              <w:rPr>
                <w:rFonts w:asciiTheme="minorHAnsi" w:hAnsiTheme="minorHAnsi" w:cstheme="minorHAnsi"/>
              </w:rPr>
              <w:br/>
              <w:t>5. User inspects low-scoring clauses, reviews AI-generated improvement hints, and either returns the draft to drafting or advances it to the next lifecycle stage.</w:t>
            </w:r>
          </w:p>
        </w:tc>
      </w:tr>
      <w:tr w:rsidR="00011E8F" w:rsidRPr="00656AA4" w14:paraId="4E662090" w14:textId="77777777" w:rsidTr="0015070D">
        <w:trPr>
          <w:trHeight w:val="432"/>
        </w:trPr>
        <w:tc>
          <w:tcPr>
            <w:tcW w:w="2200" w:type="dxa"/>
            <w:shd w:val="clear" w:color="auto" w:fill="002060"/>
            <w:vAlign w:val="center"/>
          </w:tcPr>
          <w:p w14:paraId="5C550758"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Alternative Scenarios</w:t>
            </w:r>
          </w:p>
        </w:tc>
        <w:tc>
          <w:tcPr>
            <w:tcW w:w="7160" w:type="dxa"/>
            <w:vAlign w:val="center"/>
          </w:tcPr>
          <w:p w14:paraId="45079183" w14:textId="77777777" w:rsidR="00C93D25" w:rsidRPr="00656AA4" w:rsidRDefault="00840895" w:rsidP="0015070D">
            <w:pPr>
              <w:rPr>
                <w:rFonts w:asciiTheme="minorHAnsi" w:hAnsiTheme="minorHAnsi" w:cstheme="minorHAnsi"/>
                <w:rtl/>
              </w:rPr>
            </w:pPr>
            <w:r w:rsidRPr="00656AA4">
              <w:rPr>
                <w:rFonts w:asciiTheme="minorHAnsi" w:hAnsiTheme="minorHAnsi" w:cstheme="minorHAnsi"/>
              </w:rPr>
              <w:t>A1. If the draft lacks the mandatory Vision 2030 Pillar tag, the system blocks scoring and prompts the user to complete the Policy Object metadata (FR-01).</w:t>
            </w:r>
            <w:r w:rsidRPr="00656AA4">
              <w:rPr>
                <w:rFonts w:asciiTheme="minorHAnsi" w:hAnsiTheme="minorHAnsi" w:cstheme="minorHAnsi"/>
              </w:rPr>
              <w:br/>
              <w:t>A2. If KPI trendline data is older than 30 days, the score carries a “Stale Baseline” watermark (Data Latency Guard).</w:t>
            </w:r>
            <w:r w:rsidRPr="00656AA4">
              <w:rPr>
                <w:rFonts w:asciiTheme="minorHAnsi" w:hAnsiTheme="minorHAnsi" w:cstheme="minorHAnsi"/>
              </w:rPr>
              <w:br/>
              <w:t>A3. If a clause scores below zero (net-negative contribution), the system flags it for mandatory HILT review (UC-14) before the draft may advance.</w:t>
            </w:r>
            <w:r w:rsidRPr="00656AA4">
              <w:rPr>
                <w:rFonts w:asciiTheme="minorHAnsi" w:hAnsiTheme="minorHAnsi" w:cstheme="minorHAnsi"/>
              </w:rPr>
              <w:br/>
              <w:t>If failure occurs: score computation fails gracefully, the last known score is preserved, and engineering is alerted for diagnostics.</w:t>
            </w:r>
          </w:p>
        </w:tc>
      </w:tr>
      <w:tr w:rsidR="00011E8F" w:rsidRPr="00656AA4" w14:paraId="4E1F1075" w14:textId="77777777" w:rsidTr="0015070D">
        <w:trPr>
          <w:trHeight w:val="432"/>
        </w:trPr>
        <w:tc>
          <w:tcPr>
            <w:tcW w:w="2200" w:type="dxa"/>
            <w:shd w:val="clear" w:color="auto" w:fill="002060"/>
            <w:vAlign w:val="center"/>
          </w:tcPr>
          <w:p w14:paraId="3EFC0336"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Business Rules</w:t>
            </w:r>
          </w:p>
        </w:tc>
        <w:tc>
          <w:tcPr>
            <w:tcW w:w="7160" w:type="dxa"/>
            <w:vAlign w:val="center"/>
          </w:tcPr>
          <w:p w14:paraId="651412B8"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Every score must be accompanied by clause-level contribution evidence (XAI mandate).</w:t>
            </w:r>
            <w:r w:rsidRPr="00656AA4">
              <w:rPr>
                <w:rFonts w:asciiTheme="minorHAnsi" w:hAnsiTheme="minorHAnsi" w:cstheme="minorHAnsi"/>
              </w:rPr>
              <w:br/>
              <w:t>No policy may advance to Executive Review (UC-06) with an Alignment Score below 60.</w:t>
            </w:r>
            <w:r w:rsidRPr="00656AA4">
              <w:rPr>
                <w:rFonts w:asciiTheme="minorHAnsi" w:hAnsiTheme="minorHAnsi" w:cstheme="minorHAnsi"/>
              </w:rPr>
              <w:br/>
              <w:t>Scores are versioned and immutable per draft version; re-scoring requires a new draft version.</w:t>
            </w:r>
          </w:p>
        </w:tc>
      </w:tr>
      <w:tr w:rsidR="00011E8F" w:rsidRPr="00656AA4" w14:paraId="02498AC6" w14:textId="77777777" w:rsidTr="0015070D">
        <w:trPr>
          <w:trHeight w:val="432"/>
        </w:trPr>
        <w:tc>
          <w:tcPr>
            <w:tcW w:w="2200" w:type="dxa"/>
            <w:shd w:val="clear" w:color="auto" w:fill="002060"/>
            <w:vAlign w:val="center"/>
          </w:tcPr>
          <w:p w14:paraId="18C73CC3"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Data &amp; Outputs</w:t>
            </w:r>
          </w:p>
        </w:tc>
        <w:tc>
          <w:tcPr>
            <w:tcW w:w="7160" w:type="dxa"/>
            <w:vAlign w:val="center"/>
          </w:tcPr>
          <w:p w14:paraId="2E72B9AA" w14:textId="77777777" w:rsidR="00011E8F" w:rsidRPr="00656AA4" w:rsidRDefault="00840895" w:rsidP="0015070D">
            <w:pPr>
              <w:rPr>
                <w:rFonts w:asciiTheme="minorHAnsi" w:hAnsiTheme="minorHAnsi" w:cstheme="minorHAnsi"/>
              </w:rPr>
            </w:pPr>
            <w:r w:rsidRPr="00656AA4">
              <w:rPr>
                <w:rFonts w:asciiTheme="minorHAnsi" w:hAnsiTheme="minorHAnsi" w:cstheme="minorHAnsi"/>
              </w:rPr>
              <w:t>Inputs: Policy draft, Vision 2030 KPI targets and trendlines, NTP mapping tables, Knowledge Graph linkages.</w:t>
            </w:r>
            <w:r w:rsidRPr="00656AA4">
              <w:rPr>
                <w:rFonts w:asciiTheme="minorHAnsi" w:hAnsiTheme="minorHAnsi" w:cstheme="minorHAnsi"/>
              </w:rPr>
              <w:br/>
              <w:t>Outputs: Composite Alignment Score, Pillar Breakdown, Contribution Waterfall, Improvement Hints, audit log entry.</w:t>
            </w:r>
          </w:p>
        </w:tc>
      </w:tr>
      <w:tr w:rsidR="00011E8F" w:rsidRPr="00656AA4" w14:paraId="76149B78" w14:textId="77777777" w:rsidTr="0015070D">
        <w:trPr>
          <w:trHeight w:val="432"/>
        </w:trPr>
        <w:tc>
          <w:tcPr>
            <w:tcW w:w="2200" w:type="dxa"/>
            <w:shd w:val="clear" w:color="auto" w:fill="002060"/>
            <w:vAlign w:val="center"/>
          </w:tcPr>
          <w:p w14:paraId="5A5D8381" w14:textId="77777777" w:rsidR="00011E8F" w:rsidRPr="00656AA4" w:rsidRDefault="00840895" w:rsidP="0015070D">
            <w:pPr>
              <w:rPr>
                <w:rFonts w:asciiTheme="minorHAnsi" w:hAnsiTheme="minorHAnsi" w:cstheme="minorHAnsi"/>
                <w:color w:val="FFFFFF" w:themeColor="background1"/>
              </w:rPr>
            </w:pPr>
            <w:r w:rsidRPr="00656AA4">
              <w:rPr>
                <w:rFonts w:asciiTheme="minorHAnsi" w:hAnsiTheme="minorHAnsi" w:cstheme="minorHAnsi"/>
                <w:b/>
                <w:bCs/>
                <w:color w:val="FFFFFF" w:themeColor="background1"/>
              </w:rPr>
              <w:t>Acceptance Criteria</w:t>
            </w:r>
          </w:p>
        </w:tc>
        <w:tc>
          <w:tcPr>
            <w:tcW w:w="7160" w:type="dxa"/>
            <w:vAlign w:val="center"/>
          </w:tcPr>
          <w:p w14:paraId="508AC0D5" w14:textId="77777777" w:rsidR="00011E8F" w:rsidRPr="00656AA4" w:rsidRDefault="00011E8F" w:rsidP="0015070D">
            <w:pPr>
              <w:rPr>
                <w:rFonts w:asciiTheme="minorHAnsi" w:hAnsiTheme="minorHAnsi" w:cstheme="minorHAnsi"/>
              </w:rPr>
            </w:pPr>
            <w:r w:rsidRPr="00656AA4">
              <w:rPr>
                <w:rFonts w:asciiTheme="minorHAnsi" w:hAnsiTheme="minorHAnsi" w:cstheme="minorHAnsi"/>
              </w:rPr>
              <w:t>GIVEN a tagged policy draft WHEN alignment scoring is triggered THEN the system returns a composite score within 30 seconds AND per-pillar contributions are displayed AND clause-level contributions are traceable to specific KPIs AND scores below 60 block advancement to Executive Review.</w:t>
            </w:r>
          </w:p>
        </w:tc>
      </w:tr>
    </w:tbl>
    <w:p w14:paraId="0F9D409C" w14:textId="77777777" w:rsidR="001146CB" w:rsidRPr="00656AA4" w:rsidRDefault="001146CB">
      <w:pPr>
        <w:rPr>
          <w:rFonts w:asciiTheme="minorHAnsi" w:hAnsiTheme="minorHAnsi" w:cstheme="minorHAnsi"/>
        </w:rPr>
      </w:pPr>
    </w:p>
    <w:p w14:paraId="1EC45772" w14:textId="77777777" w:rsidR="006E04D2" w:rsidRPr="00656AA4" w:rsidRDefault="00000000">
      <w:pPr>
        <w:spacing w:before="240" w:after="80"/>
        <w:rPr>
          <w:rFonts w:asciiTheme="minorHAnsi" w:hAnsiTheme="minorHAnsi" w:cstheme="minorHAnsi"/>
          <w:b/>
        </w:rPr>
      </w:pPr>
      <w:r w:rsidRPr="00656AA4">
        <w:rPr>
          <w:rFonts w:asciiTheme="minorHAnsi" w:hAnsiTheme="minorHAnsi" w:cstheme="minorHAnsi"/>
          <w:b/>
          <w:bCs/>
          <w:color w:val="1F3864"/>
          <w:sz w:val="22"/>
        </w:rPr>
        <w:t>Data Sections — UC-17</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1560"/>
        <w:gridCol w:w="1500"/>
        <w:gridCol w:w="1500"/>
        <w:gridCol w:w="1300"/>
        <w:gridCol w:w="1500"/>
        <w:gridCol w:w="1400"/>
      </w:tblGrid>
      <w:tr w:rsidR="00011E8F" w:rsidRPr="00656AA4" w14:paraId="42178255" w14:textId="77777777" w:rsidTr="00C93D25">
        <w:tc>
          <w:tcPr>
            <w:tcW w:w="6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D5B81C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w:t>
            </w:r>
          </w:p>
        </w:tc>
        <w:tc>
          <w:tcPr>
            <w:tcW w:w="15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6A8EDFE6"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Name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630595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Field Type</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7E02FD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Default Value</w:t>
            </w:r>
          </w:p>
        </w:tc>
        <w:tc>
          <w:tcPr>
            <w:tcW w:w="13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3E97ADF5"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Mandatory</w:t>
            </w:r>
          </w:p>
        </w:tc>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5BF976F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Business Rules</w:t>
            </w:r>
          </w:p>
        </w:tc>
        <w:tc>
          <w:tcPr>
            <w:tcW w:w="14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vAlign w:val="center"/>
          </w:tcPr>
          <w:p w14:paraId="0C555E83"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color w:val="FFFFFF"/>
              </w:rPr>
              <w:t>Messages / Notifications</w:t>
            </w:r>
          </w:p>
        </w:tc>
      </w:tr>
      <w:tr w:rsidR="00011E8F" w:rsidRPr="00656AA4" w14:paraId="7F7CD99D"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1AEFE04E"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Screen Title: Vision 2030 Alignment Audit</w:t>
            </w:r>
          </w:p>
        </w:tc>
      </w:tr>
      <w:tr w:rsidR="00011E8F" w:rsidRPr="00656AA4" w14:paraId="0D953973"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73B54E99"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Draft Header</w:t>
            </w:r>
          </w:p>
        </w:tc>
      </w:tr>
      <w:tr w:rsidR="00011E8F" w:rsidRPr="00656AA4" w14:paraId="693F348C"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0C9999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lastRenderedPageBreak/>
              <w:t>1</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16F5A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Policy Reference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8DAC47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Lookup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AEBC1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972185E"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Mandatory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91DA48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Selects draft policy and version for auditing</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13E2C88"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3ACD2E1B"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8CFC23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2</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55A8C4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Draft Version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C4408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CEC78D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E4F5B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8B297F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Current draft version number</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7D951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D7A1C4D"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C6E95B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3</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972EB3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Last Audit Timestamp</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8B5A2E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DateTime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B3815B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A51F1C"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6A7601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Time of last scoring run</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E1E5A47"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“Stale Baseline” badge if &gt; 30 days</w:t>
            </w:r>
          </w:p>
        </w:tc>
      </w:tr>
      <w:tr w:rsidR="00011E8F" w:rsidRPr="00656AA4" w14:paraId="00D5D548"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309C8CE4"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Score Panel</w:t>
            </w:r>
          </w:p>
        </w:tc>
      </w:tr>
      <w:tr w:rsidR="00011E8F" w:rsidRPr="00656AA4" w14:paraId="2968993A"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63E574"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4</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6652C1"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Composite Alignment Score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D81A39F"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Display (Gauge)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16EE35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613DBD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72E4B3A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0–100, colour-coded against threshold</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ACCAF29"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“Below Threshold” banner if &lt; 60</w:t>
            </w:r>
          </w:p>
        </w:tc>
      </w:tr>
      <w:tr w:rsidR="00011E8F" w:rsidRPr="00656AA4" w14:paraId="266ACF72"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CCB1E0A"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5</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74C228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Pillar Breakdown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ED6488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Bar Chart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DAA0E1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FEB12B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839130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Score per Vision 2030 pillar</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09CB22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F1F54F4"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A4FD0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6</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68B498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Contribution Waterfall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891DB4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Chart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94FA18"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44B4E60"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180A82AF"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Clause-by-clause contribution to the composite score</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4423D3"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51E9AE22" w14:textId="77777777" w:rsidTr="00C93D25">
        <w:tc>
          <w:tcPr>
            <w:tcW w:w="9360" w:type="dxa"/>
            <w:gridSpan w:val="7"/>
            <w:tcBorders>
              <w:top w:val="single" w:sz="4" w:space="0" w:color="AABCD8"/>
              <w:left w:val="single" w:sz="4" w:space="0" w:color="AABCD8"/>
              <w:bottom w:val="single" w:sz="4" w:space="0" w:color="AABCD8"/>
              <w:right w:val="single" w:sz="4" w:space="0" w:color="AABCD8"/>
            </w:tcBorders>
            <w:shd w:val="clear" w:color="auto" w:fill="D6E4F7"/>
            <w:tcMar>
              <w:top w:w="100" w:type="dxa"/>
              <w:left w:w="140" w:type="dxa"/>
              <w:bottom w:w="100" w:type="dxa"/>
              <w:right w:w="140" w:type="dxa"/>
            </w:tcMar>
            <w:vAlign w:val="center"/>
          </w:tcPr>
          <w:p w14:paraId="500B05C8" w14:textId="77777777" w:rsidR="00011E8F" w:rsidRPr="00656AA4" w:rsidRDefault="00840895" w:rsidP="00C93D25">
            <w:pPr>
              <w:rPr>
                <w:rFonts w:asciiTheme="minorHAnsi" w:hAnsiTheme="minorHAnsi" w:cstheme="minorHAnsi"/>
              </w:rPr>
            </w:pPr>
            <w:r w:rsidRPr="00656AA4">
              <w:rPr>
                <w:rFonts w:asciiTheme="minorHAnsi" w:hAnsiTheme="minorHAnsi" w:cstheme="minorHAnsi"/>
                <w:b/>
                <w:bCs/>
              </w:rPr>
              <w:t>Section: Clause Drill-Down &amp; Actions</w:t>
            </w:r>
          </w:p>
        </w:tc>
      </w:tr>
      <w:tr w:rsidR="00011E8F" w:rsidRPr="00656AA4" w14:paraId="37B17FE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CCA3E73"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7</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CA6B10"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Clause Row</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17A21E1"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Table</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57258C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C4B24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AF8D10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Each row = one clause with its score and linked Vision 2030 KPI</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66787F1E"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Net-negative rows highlighted</w:t>
            </w:r>
          </w:p>
        </w:tc>
      </w:tr>
      <w:tr w:rsidR="00011E8F" w:rsidRPr="00656AA4" w14:paraId="748ACB43"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F85CC17"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8</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AF36725"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Improvement Hint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6C8D9A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Text (Display)</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2527BAB"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15EF1B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226CB65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AI-suggested rewrite for low-scoring clauses</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F9C919B"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w:t>
            </w:r>
          </w:p>
        </w:tc>
      </w:tr>
      <w:tr w:rsidR="00011E8F" w:rsidRPr="00656AA4" w14:paraId="608E3C2F" w14:textId="77777777" w:rsidTr="00C93D25">
        <w:tc>
          <w:tcPr>
            <w:tcW w:w="6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0BA4AF05"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9</w:t>
            </w:r>
          </w:p>
        </w:tc>
        <w:tc>
          <w:tcPr>
            <w:tcW w:w="15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7DB1906"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Return to Drafting</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3B5BDC96"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Button</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E2A456D"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w:t>
            </w:r>
          </w:p>
        </w:tc>
        <w:tc>
          <w:tcPr>
            <w:tcW w:w="13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6B645C2" w14:textId="77777777" w:rsidR="00011E8F" w:rsidRPr="00656AA4" w:rsidRDefault="00840895" w:rsidP="00C93D25">
            <w:pPr>
              <w:rPr>
                <w:rFonts w:asciiTheme="minorHAnsi" w:hAnsiTheme="minorHAnsi" w:cstheme="minorHAnsi"/>
              </w:rPr>
            </w:pPr>
            <w:r w:rsidRPr="00656AA4">
              <w:rPr>
                <w:rFonts w:asciiTheme="minorHAnsi" w:hAnsiTheme="minorHAnsi" w:cstheme="minorHAnsi"/>
              </w:rPr>
              <w:t>Conditional</w:t>
            </w:r>
          </w:p>
        </w:tc>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599EF12D"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Enabled only if composite score &lt; 70</w:t>
            </w:r>
          </w:p>
        </w:tc>
        <w:tc>
          <w:tcPr>
            <w:tcW w:w="14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vAlign w:val="center"/>
          </w:tcPr>
          <w:p w14:paraId="4197330C" w14:textId="77777777" w:rsidR="00011E8F" w:rsidRPr="00656AA4" w:rsidRDefault="00011E8F" w:rsidP="00C93D25">
            <w:pPr>
              <w:rPr>
                <w:rFonts w:asciiTheme="minorHAnsi" w:hAnsiTheme="minorHAnsi" w:cstheme="minorHAnsi"/>
              </w:rPr>
            </w:pPr>
            <w:r w:rsidRPr="00656AA4">
              <w:rPr>
                <w:rFonts w:asciiTheme="minorHAnsi" w:hAnsiTheme="minorHAnsi" w:cstheme="minorHAnsi"/>
              </w:rPr>
              <w:t>Opens UC-01 Drafting Workspace</w:t>
            </w:r>
          </w:p>
        </w:tc>
      </w:tr>
    </w:tbl>
    <w:p w14:paraId="4BA7B555" w14:textId="77777777" w:rsidR="00011E8F" w:rsidRPr="00656AA4" w:rsidRDefault="007F408A">
      <w:pPr>
        <w:pStyle w:val="Heading3"/>
        <w:rPr>
          <w:rFonts w:asciiTheme="minorHAnsi" w:hAnsiTheme="minorHAnsi" w:cstheme="minorHAnsi"/>
        </w:rPr>
      </w:pPr>
      <w:bookmarkStart w:id="68" w:name="_Toc226888231"/>
      <w:r w:rsidRPr="00656AA4">
        <w:rPr>
          <w:rFonts w:asciiTheme="minorHAnsi" w:hAnsiTheme="minorHAnsi" w:cstheme="minorHAnsi"/>
        </w:rPr>
        <w:t>14.3 Screens (Optional):</w:t>
      </w:r>
      <w:bookmarkEnd w:id="68"/>
    </w:p>
    <w:p w14:paraId="7BE46B0C" w14:textId="77777777" w:rsidR="00011E8F" w:rsidRPr="00656AA4" w:rsidRDefault="0049221D" w:rsidP="0049221D">
      <w:pPr>
        <w:spacing w:after="160"/>
        <w:rPr>
          <w:rFonts w:asciiTheme="minorHAnsi" w:hAnsiTheme="minorHAnsi" w:cstheme="minorHAnsi"/>
        </w:rPr>
      </w:pPr>
      <w:r w:rsidRPr="00656AA4">
        <w:rPr>
          <w:rFonts w:asciiTheme="minorHAnsi" w:hAnsiTheme="minorHAnsi" w:cstheme="minorHAnsi"/>
          <w:color w:val="888888"/>
        </w:rPr>
        <w:t>None Available</w:t>
      </w:r>
      <w:r w:rsidRPr="00656AA4">
        <w:rPr>
          <w:rFonts w:asciiTheme="minorHAnsi" w:hAnsiTheme="minorHAnsi" w:cstheme="minorHAnsi"/>
        </w:rPr>
        <w:br w:type="page"/>
      </w:r>
    </w:p>
    <w:p w14:paraId="04EB9E27" w14:textId="77777777" w:rsidR="00011E8F" w:rsidRPr="00656AA4" w:rsidRDefault="00840895" w:rsidP="00A84256">
      <w:pPr>
        <w:pStyle w:val="Heading1"/>
        <w:rPr>
          <w:rFonts w:asciiTheme="minorHAnsi" w:hAnsiTheme="minorHAnsi" w:cstheme="minorHAnsi"/>
          <w:sz w:val="28"/>
          <w:szCs w:val="28"/>
        </w:rPr>
      </w:pPr>
      <w:bookmarkStart w:id="69" w:name="_Toc226888232"/>
      <w:r w:rsidRPr="00656AA4">
        <w:rPr>
          <w:rFonts w:asciiTheme="minorHAnsi" w:hAnsiTheme="minorHAnsi" w:cstheme="minorHAnsi"/>
          <w:sz w:val="28"/>
          <w:szCs w:val="28"/>
        </w:rPr>
        <w:lastRenderedPageBreak/>
        <w:t>15. Assumptions, Constraints, Prerequisites and Dependencies</w:t>
      </w:r>
      <w:bookmarkEnd w:id="69"/>
    </w:p>
    <w:p w14:paraId="5E1EFC22" w14:textId="77777777" w:rsidR="003C3CF6" w:rsidRPr="00656AA4" w:rsidRDefault="00840895" w:rsidP="003C3CF6">
      <w:pPr>
        <w:pStyle w:val="Heading2"/>
        <w:rPr>
          <w:rFonts w:asciiTheme="minorHAnsi" w:hAnsiTheme="minorHAnsi" w:cstheme="minorHAnsi"/>
        </w:rPr>
      </w:pPr>
      <w:bookmarkStart w:id="70" w:name="_Toc226888233"/>
      <w:r w:rsidRPr="00656AA4">
        <w:rPr>
          <w:rFonts w:asciiTheme="minorHAnsi" w:hAnsiTheme="minorHAnsi" w:cstheme="minorHAnsi"/>
          <w:sz w:val="24"/>
          <w:szCs w:val="24"/>
        </w:rPr>
        <w:t>15.1 Assumptions</w:t>
      </w:r>
      <w:bookmarkEnd w:id="70"/>
    </w:p>
    <w:p w14:paraId="65BB8681"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Historical MOMAH policy data, decisions, and outcomes for the past five years are accessible and can be ingested into the Institutional Memory Vault during Phase 1.</w:t>
      </w:r>
    </w:p>
    <w:p w14:paraId="6624011E"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Integrated datasets from GASTAT, SAMA, Ministry of Finance, Balady, Sakani, and REGA will be available through formal data-sharing agreements and refreshed at least every 30 days.</w:t>
      </w:r>
    </w:p>
    <w:p w14:paraId="0E4BB837"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Technical and product teams (MOMAH, partner vendors, and SDAIA platform engineers) are allocated full-time for the duration of Phases 1–3.</w:t>
      </w:r>
    </w:p>
    <w:p w14:paraId="09E6C111"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Subject-matter experts from Policy, Legal, Economics, and Municipal Affairs units will be available for requirements validation, model review, and UAT.</w:t>
      </w:r>
    </w:p>
    <w:p w14:paraId="74896DA8"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Required SDAIA-approved sovereign AI infrastructure has sufficient capacity to host the simulation engine, knowledge graph, and inference workloads within the Kingdom.</w:t>
      </w:r>
    </w:p>
    <w:p w14:paraId="5740C6FB"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Executive sponsorship from His Excellency the Minister is sustained throughout Phase 1 roll-out to ensure change management and cross-ministerial cooperation.</w:t>
      </w:r>
    </w:p>
    <w:p w14:paraId="6B1E7C40"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End users have access to devices compatible with the target platform — modern web browsers for analysts, and mobile &amp; tablet devices for regional directors and executives.</w:t>
      </w:r>
    </w:p>
    <w:p w14:paraId="0B9180C4" w14:textId="77777777" w:rsidR="00011E8F" w:rsidRPr="00656AA4" w:rsidRDefault="003C3CF6">
      <w:pPr>
        <w:pStyle w:val="Heading2"/>
        <w:rPr>
          <w:rFonts w:asciiTheme="minorHAnsi" w:hAnsiTheme="minorHAnsi" w:cstheme="minorHAnsi"/>
          <w:sz w:val="24"/>
          <w:szCs w:val="24"/>
        </w:rPr>
      </w:pPr>
      <w:bookmarkStart w:id="71" w:name="_Toc226888234"/>
      <w:r w:rsidRPr="00656AA4">
        <w:rPr>
          <w:rFonts w:asciiTheme="minorHAnsi" w:hAnsiTheme="minorHAnsi" w:cstheme="minorHAnsi"/>
          <w:sz w:val="24"/>
          <w:szCs w:val="24"/>
        </w:rPr>
        <w:t>15.2 Constraints</w:t>
      </w:r>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011E8F" w:rsidRPr="00656AA4" w14:paraId="094EFEFD" w14:textId="77777777">
        <w:tc>
          <w:tcPr>
            <w:tcW w:w="20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680586B0"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Type</w:t>
            </w:r>
          </w:p>
        </w:tc>
        <w:tc>
          <w:tcPr>
            <w:tcW w:w="73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370D0393"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Description</w:t>
            </w:r>
          </w:p>
        </w:tc>
      </w:tr>
      <w:tr w:rsidR="00011E8F" w:rsidRPr="00656AA4" w14:paraId="6296B70F" w14:textId="77777777">
        <w:tc>
          <w:tcPr>
            <w:tcW w:w="20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698E88F" w14:textId="77777777" w:rsidR="00011E8F" w:rsidRPr="00656AA4" w:rsidRDefault="00840895">
            <w:pPr>
              <w:rPr>
                <w:rFonts w:asciiTheme="minorHAnsi" w:hAnsiTheme="minorHAnsi" w:cstheme="minorHAnsi"/>
              </w:rPr>
            </w:pPr>
            <w:r w:rsidRPr="00656AA4">
              <w:rPr>
                <w:rFonts w:asciiTheme="minorHAnsi" w:hAnsiTheme="minorHAnsi" w:cstheme="minorHAnsi"/>
                <w:b/>
                <w:bCs/>
                <w:color w:val="2E5E9E"/>
              </w:rPr>
              <w:t>Technical</w:t>
            </w:r>
          </w:p>
        </w:tc>
        <w:tc>
          <w:tcPr>
            <w:tcW w:w="7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31E75B7" w14:textId="77777777" w:rsidR="00011E8F" w:rsidRPr="00656AA4" w:rsidRDefault="00840895">
            <w:pPr>
              <w:rPr>
                <w:rFonts w:asciiTheme="minorHAnsi" w:hAnsiTheme="minorHAnsi" w:cstheme="minorHAnsi"/>
              </w:rPr>
            </w:pPr>
            <w:r w:rsidRPr="00656AA4">
              <w:rPr>
                <w:rFonts w:asciiTheme="minorHAnsi" w:hAnsiTheme="minorHAnsi" w:cstheme="minorHAnsi"/>
              </w:rPr>
              <w:t>Must run on SDAIA-approved sovereign infrastructure within the Kingdom; integrate with existing MOMAH enterprise authentication (Nafath); compatibility required with Balady, Sakani, and REGA APIs; dependence on batch feeds from external ministries (real-time not always available); Arabic and English bilingual UI required across all modules.</w:t>
            </w:r>
          </w:p>
        </w:tc>
      </w:tr>
      <w:tr w:rsidR="00011E8F" w:rsidRPr="00656AA4" w14:paraId="63BD3433" w14:textId="77777777">
        <w:tc>
          <w:tcPr>
            <w:tcW w:w="20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AF9A286" w14:textId="77777777" w:rsidR="00011E8F" w:rsidRPr="00656AA4" w:rsidRDefault="00840895">
            <w:pPr>
              <w:rPr>
                <w:rFonts w:asciiTheme="minorHAnsi" w:hAnsiTheme="minorHAnsi" w:cstheme="minorHAnsi"/>
              </w:rPr>
            </w:pPr>
            <w:r w:rsidRPr="00656AA4">
              <w:rPr>
                <w:rFonts w:asciiTheme="minorHAnsi" w:hAnsiTheme="minorHAnsi" w:cstheme="minorHAnsi"/>
                <w:b/>
                <w:bCs/>
                <w:color w:val="2E5E9E"/>
              </w:rPr>
              <w:t>Budget</w:t>
            </w:r>
          </w:p>
        </w:tc>
        <w:tc>
          <w:tcPr>
            <w:tcW w:w="73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65DCD3FB" w14:textId="77777777" w:rsidR="00011E8F" w:rsidRPr="00656AA4" w:rsidRDefault="00840895">
            <w:pPr>
              <w:rPr>
                <w:rFonts w:asciiTheme="minorHAnsi" w:hAnsiTheme="minorHAnsi" w:cstheme="minorHAnsi"/>
              </w:rPr>
            </w:pPr>
            <w:r w:rsidRPr="00656AA4">
              <w:rPr>
                <w:rFonts w:asciiTheme="minorHAnsi" w:hAnsiTheme="minorHAnsi" w:cstheme="minorHAnsi"/>
              </w:rPr>
              <w:t>Capped within the approved MOMAH FY26 digital-transformation envelope; any scope expansion requires re-approval by the Digital Transformation Steering Committee and, for cross-ministerial scope, co-approval by the Ministry of Finance.</w:t>
            </w:r>
          </w:p>
        </w:tc>
      </w:tr>
      <w:tr w:rsidR="00011E8F" w:rsidRPr="00656AA4" w14:paraId="5F823DCF" w14:textId="77777777">
        <w:tc>
          <w:tcPr>
            <w:tcW w:w="20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C887792" w14:textId="77777777" w:rsidR="00011E8F" w:rsidRPr="00656AA4" w:rsidRDefault="00840895">
            <w:pPr>
              <w:rPr>
                <w:rFonts w:asciiTheme="minorHAnsi" w:hAnsiTheme="minorHAnsi" w:cstheme="minorHAnsi"/>
              </w:rPr>
            </w:pPr>
            <w:r w:rsidRPr="00656AA4">
              <w:rPr>
                <w:rFonts w:asciiTheme="minorHAnsi" w:hAnsiTheme="minorHAnsi" w:cstheme="minorHAnsi"/>
                <w:b/>
                <w:bCs/>
                <w:color w:val="2E5E9E"/>
              </w:rPr>
              <w:t>Regulatory</w:t>
            </w:r>
          </w:p>
        </w:tc>
        <w:tc>
          <w:tcPr>
            <w:tcW w:w="7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A5FFD39" w14:textId="77777777" w:rsidR="00011E8F" w:rsidRPr="00656AA4" w:rsidRDefault="00840895">
            <w:pPr>
              <w:rPr>
                <w:rFonts w:asciiTheme="minorHAnsi" w:hAnsiTheme="minorHAnsi" w:cstheme="minorHAnsi"/>
              </w:rPr>
            </w:pPr>
            <w:r w:rsidRPr="00656AA4">
              <w:rPr>
                <w:rFonts w:asciiTheme="minorHAnsi" w:hAnsiTheme="minorHAnsi" w:cstheme="minorHAnsi"/>
              </w:rPr>
              <w:t>Full compliance with Saudi PDPL (Personal Data Protection Law), NCA Essential Cybersecurity Controls (ECC), SDAIA AI Ethics Guidelines, and sovereign data-residency mandates. All AI inference and data storage must remain within the Kingdom; all outputs must pass the automated PDPL / NCA Compliance Gateway before release.</w:t>
            </w:r>
          </w:p>
        </w:tc>
      </w:tr>
      <w:tr w:rsidR="00011E8F" w:rsidRPr="00656AA4" w14:paraId="461854C1" w14:textId="77777777">
        <w:tc>
          <w:tcPr>
            <w:tcW w:w="20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28A20B1" w14:textId="77777777" w:rsidR="00011E8F" w:rsidRPr="00656AA4" w:rsidRDefault="00840895">
            <w:pPr>
              <w:rPr>
                <w:rFonts w:asciiTheme="minorHAnsi" w:hAnsiTheme="minorHAnsi" w:cstheme="minorHAnsi"/>
              </w:rPr>
            </w:pPr>
            <w:r w:rsidRPr="00656AA4">
              <w:rPr>
                <w:rFonts w:asciiTheme="minorHAnsi" w:hAnsiTheme="minorHAnsi" w:cstheme="minorHAnsi"/>
                <w:b/>
                <w:bCs/>
                <w:color w:val="2E5E9E"/>
              </w:rPr>
              <w:t>Timeline</w:t>
            </w:r>
          </w:p>
        </w:tc>
        <w:tc>
          <w:tcPr>
            <w:tcW w:w="73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814EEC2" w14:textId="77777777" w:rsidR="00011E8F" w:rsidRPr="00656AA4" w:rsidRDefault="00840895">
            <w:pPr>
              <w:rPr>
                <w:rFonts w:asciiTheme="minorHAnsi" w:hAnsiTheme="minorHAnsi" w:cstheme="minorHAnsi"/>
              </w:rPr>
            </w:pPr>
            <w:r w:rsidRPr="00656AA4">
              <w:rPr>
                <w:rFonts w:asciiTheme="minorHAnsi" w:hAnsiTheme="minorHAnsi" w:cstheme="minorHAnsi"/>
              </w:rPr>
              <w:t>Phase 1 (Registry &amp; Drafting) delivery is tied to the FY26 Vision 2030 mid-cycle review; phased go-live must align with MOMAH quarterly governance cadences; executive-facing modules must be available before the next annual National Transformation Program reporting cycle.</w:t>
            </w:r>
          </w:p>
        </w:tc>
      </w:tr>
      <w:tr w:rsidR="00011E8F" w:rsidRPr="00656AA4" w14:paraId="4144BA7B" w14:textId="77777777">
        <w:tc>
          <w:tcPr>
            <w:tcW w:w="20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E784682" w14:textId="77777777" w:rsidR="00011E8F" w:rsidRPr="00656AA4" w:rsidRDefault="00840895">
            <w:pPr>
              <w:rPr>
                <w:rFonts w:asciiTheme="minorHAnsi" w:hAnsiTheme="minorHAnsi" w:cstheme="minorHAnsi"/>
              </w:rPr>
            </w:pPr>
            <w:r w:rsidRPr="00656AA4">
              <w:rPr>
                <w:rFonts w:asciiTheme="minorHAnsi" w:hAnsiTheme="minorHAnsi" w:cstheme="minorHAnsi"/>
                <w:b/>
                <w:bCs/>
                <w:color w:val="2E5E9E"/>
              </w:rPr>
              <w:t>Human Resources</w:t>
            </w:r>
          </w:p>
        </w:tc>
        <w:tc>
          <w:tcPr>
            <w:tcW w:w="73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735AD43" w14:textId="77777777" w:rsidR="00011E8F" w:rsidRPr="00656AA4" w:rsidRDefault="00840895">
            <w:pPr>
              <w:rPr>
                <w:rFonts w:asciiTheme="minorHAnsi" w:hAnsiTheme="minorHAnsi" w:cstheme="minorHAnsi"/>
              </w:rPr>
            </w:pPr>
            <w:r w:rsidRPr="00656AA4">
              <w:rPr>
                <w:rFonts w:asciiTheme="minorHAnsi" w:hAnsiTheme="minorHAnsi" w:cstheme="minorHAnsi"/>
              </w:rPr>
              <w:t>Specialised skills in Agent-Based Modelling, Explainable AI, and Arabic NLP are scarce domestically; delivery depends on a blended team of MOMAH staff, SDAIA resources, and accredited external vendors, with knowledge-transfer obligations built into each phase.</w:t>
            </w:r>
          </w:p>
        </w:tc>
      </w:tr>
    </w:tbl>
    <w:p w14:paraId="04B2E40B" w14:textId="77777777" w:rsidR="00011E8F" w:rsidRPr="00656AA4" w:rsidRDefault="00011E8F">
      <w:pPr>
        <w:spacing w:after="80"/>
        <w:rPr>
          <w:rFonts w:asciiTheme="minorHAnsi" w:hAnsiTheme="minorHAnsi" w:cstheme="minorHAnsi"/>
        </w:rPr>
      </w:pPr>
    </w:p>
    <w:p w14:paraId="5DE327ED" w14:textId="77777777" w:rsidR="003C3CF6" w:rsidRPr="00656AA4" w:rsidRDefault="003C3CF6" w:rsidP="003C3CF6">
      <w:pPr>
        <w:pStyle w:val="Heading2"/>
        <w:rPr>
          <w:rFonts w:asciiTheme="minorHAnsi" w:hAnsiTheme="minorHAnsi" w:cstheme="minorHAnsi"/>
          <w:sz w:val="24"/>
          <w:szCs w:val="24"/>
        </w:rPr>
      </w:pPr>
      <w:bookmarkStart w:id="72" w:name="_Toc226888235"/>
      <w:r w:rsidRPr="00656AA4">
        <w:rPr>
          <w:rFonts w:asciiTheme="minorHAnsi" w:hAnsiTheme="minorHAnsi" w:cstheme="minorHAnsi"/>
          <w:sz w:val="24"/>
          <w:szCs w:val="24"/>
        </w:rPr>
        <w:t>15.3 Prerequisites</w:t>
      </w:r>
      <w:bookmarkEnd w:id="72"/>
    </w:p>
    <w:p w14:paraId="6E7F9632"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Approved Data-Sharing Agreements (DSAs) with GASTAT, SAMA, Ministry of Finance, Balady, Sakani, and REGA are signed and operational.</w:t>
      </w:r>
    </w:p>
    <w:p w14:paraId="2FB1F9F8"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lastRenderedPageBreak/>
        <w:t>Sovereign cloud environment provisioned and accredited by SDAIA and NCA.</w:t>
      </w:r>
    </w:p>
    <w:p w14:paraId="59CF7808"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Nafath SSO integration with MOMAH identity provider is configured and tested.</w:t>
      </w:r>
    </w:p>
    <w:p w14:paraId="073CBC0D"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Canonical Policy Registry schema (Artifact 1.0) is validated and signed-off by Legal, Policy, and Data Governance functions.</w:t>
      </w:r>
    </w:p>
    <w:p w14:paraId="4006FCD7"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Stakeholder RACI and permissions matrix approved by the Policy AI Lab Steering Committee.</w:t>
      </w:r>
    </w:p>
    <w:p w14:paraId="671E8DD5"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Baseline Vision 2030 KPI dataset loaded for alignment scoring.</w:t>
      </w:r>
    </w:p>
    <w:p w14:paraId="1A341A65"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Training and change-management plan for Policy Analysts, Economists, and Executives approved and resourced.</w:t>
      </w:r>
    </w:p>
    <w:p w14:paraId="5BE54B63" w14:textId="77777777" w:rsidR="00F95D10" w:rsidRPr="00656AA4" w:rsidRDefault="00F95D10" w:rsidP="00F95D10">
      <w:pPr>
        <w:pStyle w:val="Heading2"/>
        <w:rPr>
          <w:rFonts w:asciiTheme="minorHAnsi" w:hAnsiTheme="minorHAnsi" w:cstheme="minorHAnsi"/>
          <w:sz w:val="24"/>
          <w:szCs w:val="24"/>
        </w:rPr>
      </w:pPr>
      <w:bookmarkStart w:id="73" w:name="_Toc226888236"/>
      <w:r w:rsidRPr="00656AA4">
        <w:rPr>
          <w:rFonts w:asciiTheme="minorHAnsi" w:hAnsiTheme="minorHAnsi" w:cstheme="minorHAnsi"/>
          <w:sz w:val="24"/>
          <w:szCs w:val="24"/>
        </w:rPr>
        <w:t>15.4 Dependencies</w:t>
      </w:r>
      <w:bookmarkEnd w:id="73"/>
    </w:p>
    <w:p w14:paraId="068A05BC"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SDAIA AI Platform availability and service-level agreement for sovereign model hosting and inference.</w:t>
      </w:r>
    </w:p>
    <w:p w14:paraId="780ABEEE"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Yesser Government Service Bus for inter-ministerial data exchange (MoF, SAMA, MISA).</w:t>
      </w:r>
    </w:p>
    <w:p w14:paraId="4F4BB529"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GASTAT Open Data API stability and update cadence.</w:t>
      </w:r>
    </w:p>
    <w:p w14:paraId="2671B3BF"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SAMA mortgage / interest-rate feed and Ministry of Finance macroeconomic forecast feed.</w:t>
      </w:r>
    </w:p>
    <w:p w14:paraId="730975A8"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Balady (municipal) and Sakani (housing) platform APIs, and the reliability of their data-refresh schedules.</w:t>
      </w:r>
    </w:p>
    <w:p w14:paraId="4CF3B4FA"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REGA real-estate regulatory database access.</w:t>
      </w:r>
    </w:p>
    <w:p w14:paraId="3C72B9E8"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Completeness of the Legal Repository — timely ingestion of Royal Decrees, Cabinet resolutions, and ministerial circulars.</w:t>
      </w:r>
    </w:p>
    <w:p w14:paraId="1852C004"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Executive Office endorsement of risk thresholds, escalation tiers, and Guardrail parameters.</w:t>
      </w:r>
    </w:p>
    <w:p w14:paraId="399D1EEA"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Vision 2030 Program Management Office KPI definitions and annual trendline baselines.</w:t>
      </w:r>
    </w:p>
    <w:p w14:paraId="5BB7B918" w14:textId="77777777" w:rsidR="003C3CF6" w:rsidRPr="00656AA4" w:rsidRDefault="003C3CF6">
      <w:pPr>
        <w:pStyle w:val="ListParagraph"/>
        <w:numPr>
          <w:ilvl w:val="0"/>
          <w:numId w:val="1"/>
        </w:numPr>
        <w:rPr>
          <w:rFonts w:asciiTheme="minorHAnsi" w:hAnsiTheme="minorHAnsi" w:cstheme="minorHAnsi"/>
        </w:rPr>
      </w:pPr>
      <w:r w:rsidRPr="00656AA4">
        <w:rPr>
          <w:rFonts w:asciiTheme="minorHAnsi" w:hAnsiTheme="minorHAnsi" w:cstheme="minorHAnsi"/>
        </w:rPr>
        <w:t>Availability of CSPO / Scrum-certified delivery leads and Arabic-NLP engineers for Phase-2 and Phase-3 modules.</w:t>
      </w:r>
    </w:p>
    <w:p w14:paraId="3244AF80" w14:textId="77777777" w:rsidR="003C3CF6" w:rsidRPr="00656AA4" w:rsidRDefault="003C3CF6" w:rsidP="00C226A2">
      <w:pPr>
        <w:rPr>
          <w:rFonts w:asciiTheme="minorHAnsi" w:hAnsiTheme="minorHAnsi" w:cstheme="minorHAnsi"/>
        </w:rPr>
      </w:pPr>
    </w:p>
    <w:p w14:paraId="100D9CEA" w14:textId="77777777" w:rsidR="003E0330" w:rsidRPr="00656AA4" w:rsidRDefault="00A439C3" w:rsidP="00A439C3">
      <w:pPr>
        <w:pStyle w:val="Heading1"/>
        <w:rPr>
          <w:rFonts w:asciiTheme="minorHAnsi" w:hAnsiTheme="minorHAnsi" w:cstheme="minorHAnsi"/>
        </w:rPr>
      </w:pPr>
      <w:bookmarkStart w:id="74" w:name="_Toc226888237"/>
      <w:r w:rsidRPr="00656AA4">
        <w:rPr>
          <w:rFonts w:asciiTheme="minorHAnsi" w:hAnsiTheme="minorHAnsi" w:cstheme="minorHAnsi"/>
          <w:sz w:val="28"/>
          <w:szCs w:val="28"/>
        </w:rPr>
        <w:t>16.0 Risks</w:t>
      </w:r>
      <w:bookmarkEnd w:id="74"/>
      <w:r w:rsidRPr="00656AA4">
        <w:rPr>
          <w:rFonts w:asciiTheme="minorHAnsi" w:hAnsiTheme="minorHAnsi" w:cstheme="minorHAnsi"/>
          <w:sz w:val="28"/>
          <w:szCs w:val="28"/>
        </w:rPr>
        <w:t xml:space="preserve"> of Project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E0330" w:rsidRPr="00656AA4" w14:paraId="29C4D0B6" w14:textId="77777777" w:rsidTr="003E0330">
        <w:tc>
          <w:tcPr>
            <w:tcW w:w="3120"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7549878F" w14:textId="77777777" w:rsidR="003E0330" w:rsidRPr="00656AA4" w:rsidRDefault="003E0330" w:rsidP="003E0330">
            <w:pPr>
              <w:jc w:val="center"/>
              <w:rPr>
                <w:rFonts w:asciiTheme="minorHAnsi" w:hAnsiTheme="minorHAnsi" w:cstheme="minorHAnsi"/>
                <w:b/>
                <w:bCs/>
                <w:color w:val="FFFFFF"/>
              </w:rPr>
            </w:pPr>
            <w:r w:rsidRPr="00656AA4">
              <w:rPr>
                <w:rFonts w:asciiTheme="minorHAnsi" w:hAnsiTheme="minorHAnsi" w:cstheme="minorHAnsi"/>
                <w:b/>
                <w:bCs/>
                <w:color w:val="FFFFFF"/>
              </w:rPr>
              <w:t>Risk Classification</w:t>
            </w:r>
          </w:p>
        </w:tc>
        <w:tc>
          <w:tcPr>
            <w:tcW w:w="6240" w:type="dxa"/>
            <w:tcBorders>
              <w:top w:val="single" w:sz="4" w:space="0" w:color="CCCCCC"/>
              <w:left w:val="single" w:sz="4" w:space="0" w:color="CCCCCC"/>
              <w:bottom w:val="single" w:sz="4" w:space="0" w:color="CCCCCC"/>
              <w:right w:val="single" w:sz="4" w:space="0" w:color="CCCCCC"/>
            </w:tcBorders>
            <w:shd w:val="clear" w:color="auto" w:fill="002060"/>
            <w:tcMar>
              <w:top w:w="100" w:type="dxa"/>
              <w:left w:w="120" w:type="dxa"/>
              <w:bottom w:w="100" w:type="dxa"/>
              <w:right w:w="120" w:type="dxa"/>
            </w:tcMar>
            <w:vAlign w:val="center"/>
          </w:tcPr>
          <w:p w14:paraId="20E26EE3" w14:textId="77777777" w:rsidR="003E0330" w:rsidRPr="00656AA4" w:rsidRDefault="003E0330" w:rsidP="003E0330">
            <w:pPr>
              <w:jc w:val="center"/>
              <w:rPr>
                <w:rFonts w:asciiTheme="minorHAnsi" w:hAnsiTheme="minorHAnsi" w:cstheme="minorHAnsi"/>
                <w:b/>
                <w:bCs/>
                <w:color w:val="FFFFFF"/>
              </w:rPr>
            </w:pPr>
            <w:r w:rsidRPr="00656AA4">
              <w:rPr>
                <w:rFonts w:asciiTheme="minorHAnsi" w:hAnsiTheme="minorHAnsi" w:cstheme="minorHAnsi"/>
                <w:b/>
                <w:bCs/>
                <w:color w:val="FFFFFF"/>
              </w:rPr>
              <w:t>[ ] High Risk    [ ] Limited Risk    [ ] Minimal Risk</w:t>
            </w:r>
          </w:p>
        </w:tc>
      </w:tr>
      <w:tr w:rsidR="003E0330" w:rsidRPr="00656AA4" w14:paraId="72DD4777" w14:textId="77777777" w:rsidTr="00E65DEC">
        <w:tc>
          <w:tcPr>
            <w:tcW w:w="312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7E878C36" w14:textId="657DB946" w:rsidR="003E0330" w:rsidRPr="00656AA4" w:rsidRDefault="000F68A4" w:rsidP="000F68A4">
            <w:pPr>
              <w:jc w:val="center"/>
              <w:rPr>
                <w:rFonts w:asciiTheme="minorHAnsi" w:hAnsiTheme="minorHAnsi" w:cstheme="minorHAnsi"/>
                <w:b/>
                <w:bCs/>
                <w:color w:val="auto"/>
              </w:rPr>
            </w:pPr>
            <w:r w:rsidRPr="000F68A4">
              <w:rPr>
                <w:rFonts w:asciiTheme="minorHAnsi" w:hAnsiTheme="minorHAnsi" w:cstheme="minorHAnsi"/>
                <w:b/>
                <w:bCs/>
                <w:color w:val="auto"/>
              </w:rPr>
              <w:t>Inaccurate or biased model outputs, difficulty integrating diverse data sources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311AF95E" w14:textId="3EAB2535" w:rsidR="003E0330" w:rsidRPr="00656AA4" w:rsidRDefault="000F68A4" w:rsidP="003E0330">
            <w:pPr>
              <w:jc w:val="center"/>
              <w:rPr>
                <w:rFonts w:asciiTheme="minorHAnsi" w:hAnsiTheme="minorHAnsi" w:cstheme="minorHAnsi"/>
                <w:b/>
                <w:bCs/>
                <w:color w:val="auto"/>
              </w:rPr>
            </w:pPr>
            <w:r>
              <w:rPr>
                <w:rFonts w:asciiTheme="minorHAnsi" w:hAnsiTheme="minorHAnsi" w:cstheme="minorHAnsi"/>
                <w:b/>
                <w:bCs/>
                <w:color w:val="auto"/>
              </w:rPr>
              <w:t>High – Impacts all citizens of KSA</w:t>
            </w:r>
          </w:p>
        </w:tc>
      </w:tr>
      <w:tr w:rsidR="000F68A4" w:rsidRPr="00656AA4" w14:paraId="54584462" w14:textId="77777777" w:rsidTr="00E65DEC">
        <w:tc>
          <w:tcPr>
            <w:tcW w:w="3120" w:type="dxa"/>
            <w:tcBorders>
              <w:top w:val="single" w:sz="4" w:space="0" w:color="CCCCCC"/>
              <w:left w:val="single" w:sz="4" w:space="0" w:color="CCCCCC"/>
              <w:bottom w:val="single" w:sz="4" w:space="0" w:color="CCCCCC"/>
              <w:right w:val="single" w:sz="4" w:space="0" w:color="CCCCCC"/>
            </w:tcBorders>
            <w:shd w:val="clear" w:color="auto" w:fill="DFF3E8"/>
            <w:tcMar>
              <w:top w:w="100" w:type="dxa"/>
              <w:left w:w="120" w:type="dxa"/>
              <w:bottom w:w="100" w:type="dxa"/>
              <w:right w:w="120" w:type="dxa"/>
            </w:tcMar>
            <w:vAlign w:val="center"/>
          </w:tcPr>
          <w:p w14:paraId="2E497D75" w14:textId="5FE4F640" w:rsidR="000F68A4" w:rsidRPr="000F68A4" w:rsidRDefault="000F68A4" w:rsidP="000F68A4">
            <w:pPr>
              <w:jc w:val="center"/>
              <w:rPr>
                <w:rFonts w:asciiTheme="minorHAnsi" w:hAnsiTheme="minorHAnsi" w:cstheme="minorHAnsi"/>
                <w:b/>
                <w:bCs/>
                <w:color w:val="auto"/>
              </w:rPr>
            </w:pPr>
            <w:r w:rsidRPr="000F68A4">
              <w:rPr>
                <w:rFonts w:asciiTheme="minorHAnsi" w:hAnsiTheme="minorHAnsi" w:cstheme="minorHAnsi"/>
                <w:b/>
                <w:bCs/>
                <w:color w:val="auto"/>
              </w:rPr>
              <w:t>Potential misuse of generated scenarios, low adoption among policy teams</w:t>
            </w:r>
          </w:p>
        </w:tc>
        <w:tc>
          <w:tcPr>
            <w:tcW w:w="6240" w:type="dxa"/>
            <w:tcBorders>
              <w:top w:val="single" w:sz="4" w:space="0" w:color="CCCCCC"/>
              <w:left w:val="single" w:sz="4" w:space="0" w:color="CCCCCC"/>
              <w:bottom w:val="single" w:sz="4" w:space="0" w:color="CCCCCC"/>
              <w:right w:val="single" w:sz="4" w:space="0" w:color="CCCCCC"/>
            </w:tcBorders>
            <w:tcMar>
              <w:top w:w="100" w:type="dxa"/>
              <w:left w:w="120" w:type="dxa"/>
              <w:bottom w:w="100" w:type="dxa"/>
              <w:right w:w="120" w:type="dxa"/>
            </w:tcMar>
            <w:vAlign w:val="center"/>
          </w:tcPr>
          <w:p w14:paraId="545ECFD7" w14:textId="150E32B6" w:rsidR="000F68A4" w:rsidRDefault="000F68A4" w:rsidP="003E0330">
            <w:pPr>
              <w:jc w:val="center"/>
              <w:rPr>
                <w:rFonts w:asciiTheme="minorHAnsi" w:hAnsiTheme="minorHAnsi" w:cstheme="minorHAnsi"/>
                <w:b/>
                <w:bCs/>
                <w:color w:val="auto"/>
              </w:rPr>
            </w:pPr>
            <w:r>
              <w:rPr>
                <w:rFonts w:asciiTheme="minorHAnsi" w:hAnsiTheme="minorHAnsi" w:cstheme="minorHAnsi"/>
                <w:b/>
                <w:bCs/>
                <w:color w:val="auto"/>
              </w:rPr>
              <w:t>High – No trust in solution will lead to no adoption</w:t>
            </w:r>
          </w:p>
        </w:tc>
      </w:tr>
    </w:tbl>
    <w:p w14:paraId="2E0B828A" w14:textId="77777777" w:rsidR="00011E8F" w:rsidRPr="00656AA4" w:rsidRDefault="00840895" w:rsidP="00A439C3">
      <w:pPr>
        <w:pStyle w:val="Heading1"/>
        <w:rPr>
          <w:rFonts w:asciiTheme="minorHAnsi" w:hAnsiTheme="minorHAnsi" w:cstheme="minorHAnsi"/>
        </w:rPr>
      </w:pPr>
      <w:r w:rsidRPr="00656AA4">
        <w:rPr>
          <w:rFonts w:asciiTheme="minorHAnsi" w:hAnsiTheme="minorHAnsi" w:cstheme="minorHAnsi"/>
        </w:rPr>
        <w:br w:type="page"/>
      </w:r>
    </w:p>
    <w:p w14:paraId="0A9BA79A" w14:textId="77777777" w:rsidR="00011E8F" w:rsidRPr="00656AA4" w:rsidRDefault="00840895" w:rsidP="00C93D25">
      <w:pPr>
        <w:pStyle w:val="Heading1"/>
        <w:rPr>
          <w:rFonts w:asciiTheme="minorHAnsi" w:hAnsiTheme="minorHAnsi" w:cstheme="minorHAnsi"/>
        </w:rPr>
      </w:pPr>
      <w:bookmarkStart w:id="75" w:name="_Toc226888238"/>
      <w:r w:rsidRPr="00656AA4">
        <w:rPr>
          <w:rFonts w:asciiTheme="minorHAnsi" w:hAnsiTheme="minorHAnsi" w:cstheme="minorHAnsi"/>
          <w:sz w:val="28"/>
          <w:szCs w:val="28"/>
        </w:rPr>
        <w:lastRenderedPageBreak/>
        <w:t>Appendix</w:t>
      </w:r>
      <w:bookmarkEnd w:id="75"/>
    </w:p>
    <w:p w14:paraId="10796CA8" w14:textId="77777777" w:rsidR="00011E8F" w:rsidRPr="00656AA4" w:rsidRDefault="00840895" w:rsidP="001016BC">
      <w:pPr>
        <w:pStyle w:val="Heading2"/>
        <w:rPr>
          <w:rFonts w:asciiTheme="minorHAnsi" w:hAnsiTheme="minorHAnsi" w:cstheme="minorHAnsi"/>
        </w:rPr>
      </w:pPr>
      <w:bookmarkStart w:id="76" w:name="_Toc226888239"/>
      <w:r w:rsidRPr="00656AA4">
        <w:rPr>
          <w:rFonts w:asciiTheme="minorHAnsi" w:hAnsiTheme="minorHAnsi" w:cstheme="minorHAnsi"/>
          <w:sz w:val="24"/>
          <w:szCs w:val="24"/>
        </w:rPr>
        <w:t>Appendix: RACI Matrix &amp; Permissions</w:t>
      </w:r>
      <w:bookmarkEnd w:id="76"/>
    </w:p>
    <w:p w14:paraId="1D4A14DE" w14:textId="77777777" w:rsidR="00FA03B1" w:rsidRPr="00656AA4" w:rsidRDefault="00FA03B1" w:rsidP="00FA03B1">
      <w:pPr>
        <w:pStyle w:val="Heading2"/>
        <w:rPr>
          <w:rFonts w:asciiTheme="minorHAnsi" w:hAnsiTheme="minorHAnsi" w:cstheme="minorHAnsi"/>
          <w:sz w:val="24"/>
          <w:szCs w:val="24"/>
        </w:rPr>
      </w:pPr>
      <w:bookmarkStart w:id="77" w:name="_Toc226888240"/>
      <w:r w:rsidRPr="00656AA4">
        <w:rPr>
          <w:rFonts w:asciiTheme="minorHAnsi" w:hAnsiTheme="minorHAnsi" w:cstheme="minorHAnsi"/>
          <w:sz w:val="24"/>
          <w:szCs w:val="24"/>
        </w:rPr>
        <w:t>High-Level Permissions Summary</w:t>
      </w:r>
    </w:p>
    <w:p w14:paraId="3E0F4617" w14:textId="77777777" w:rsidR="00FA03B1" w:rsidRPr="00656AA4" w:rsidRDefault="00FA03B1">
      <w:pPr>
        <w:pStyle w:val="ListParagraph"/>
        <w:numPr>
          <w:ilvl w:val="0"/>
          <w:numId w:val="1"/>
        </w:numPr>
        <w:rPr>
          <w:rFonts w:asciiTheme="minorHAnsi" w:hAnsiTheme="minorHAnsi" w:cstheme="minorHAnsi"/>
        </w:rPr>
      </w:pPr>
      <w:r w:rsidRPr="00656AA4">
        <w:rPr>
          <w:rFonts w:asciiTheme="minorHAnsi" w:hAnsiTheme="minorHAnsi" w:cstheme="minorHAnsi"/>
        </w:rPr>
        <w:t>[Permission summary point 1]</w:t>
      </w:r>
    </w:p>
    <w:p w14:paraId="6B00B818" w14:textId="77777777" w:rsidR="00FA03B1" w:rsidRPr="00656AA4" w:rsidRDefault="00FA03B1">
      <w:pPr>
        <w:pStyle w:val="ListParagraph"/>
        <w:numPr>
          <w:ilvl w:val="0"/>
          <w:numId w:val="1"/>
        </w:numPr>
        <w:rPr>
          <w:rFonts w:asciiTheme="minorHAnsi" w:hAnsiTheme="minorHAnsi" w:cstheme="minorHAnsi"/>
        </w:rPr>
      </w:pPr>
      <w:r w:rsidRPr="00656AA4">
        <w:rPr>
          <w:rFonts w:asciiTheme="minorHAnsi" w:hAnsiTheme="minorHAnsi" w:cstheme="minorHAnsi"/>
        </w:rPr>
        <w:t>[Permission summary point 2]</w:t>
      </w:r>
    </w:p>
    <w:p w14:paraId="15A36576" w14:textId="77777777" w:rsidR="00FA03B1" w:rsidRPr="00656AA4" w:rsidRDefault="00FA03B1" w:rsidP="00FA03B1">
      <w:pPr>
        <w:spacing w:after="80"/>
        <w:rPr>
          <w:rFonts w:asciiTheme="minorHAnsi" w:hAnsiTheme="minorHAnsi" w:cstheme="minorHAnsi"/>
        </w:rPr>
      </w:pPr>
    </w:p>
    <w:p w14:paraId="38781358" w14:textId="77777777" w:rsidR="00011E8F" w:rsidRPr="00656AA4" w:rsidRDefault="00840895">
      <w:pPr>
        <w:pStyle w:val="Heading2"/>
        <w:rPr>
          <w:rFonts w:asciiTheme="minorHAnsi" w:hAnsiTheme="minorHAnsi" w:cstheme="minorHAnsi"/>
        </w:rPr>
      </w:pPr>
      <w:r w:rsidRPr="00656AA4">
        <w:rPr>
          <w:rFonts w:asciiTheme="minorHAnsi" w:hAnsiTheme="minorHAnsi" w:cstheme="minorHAnsi"/>
          <w:sz w:val="24"/>
          <w:szCs w:val="24"/>
        </w:rPr>
        <w:t>RACI Matrix — Key Processes</w:t>
      </w:r>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011E8F" w:rsidRPr="00656AA4" w14:paraId="5D8F25EE" w14:textId="77777777">
        <w:tc>
          <w:tcPr>
            <w:tcW w:w="28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718AE8A3"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Process</w:t>
            </w:r>
          </w:p>
        </w:tc>
        <w:tc>
          <w:tcPr>
            <w:tcW w:w="164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790BB4F7"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1</w:t>
            </w:r>
          </w:p>
        </w:tc>
        <w:tc>
          <w:tcPr>
            <w:tcW w:w="164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12A5C65"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2</w:t>
            </w:r>
          </w:p>
        </w:tc>
        <w:tc>
          <w:tcPr>
            <w:tcW w:w="164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6127617C"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3</w:t>
            </w:r>
          </w:p>
        </w:tc>
        <w:tc>
          <w:tcPr>
            <w:tcW w:w="164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3ED3C73C"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4</w:t>
            </w:r>
          </w:p>
        </w:tc>
      </w:tr>
      <w:tr w:rsidR="00011E8F" w:rsidRPr="00656AA4" w14:paraId="2531E0F6" w14:textId="77777777">
        <w:tc>
          <w:tcPr>
            <w:tcW w:w="28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7AF1332"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280490A"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E7F09B5"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AA42F02"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7AC39CA" w14:textId="77777777" w:rsidR="00011E8F" w:rsidRPr="00656AA4" w:rsidRDefault="00011E8F">
            <w:pPr>
              <w:rPr>
                <w:rFonts w:asciiTheme="minorHAnsi" w:hAnsiTheme="minorHAnsi" w:cstheme="minorHAnsi"/>
              </w:rPr>
            </w:pPr>
          </w:p>
        </w:tc>
      </w:tr>
      <w:tr w:rsidR="00011E8F" w:rsidRPr="00656AA4" w14:paraId="7F5C6745" w14:textId="77777777">
        <w:tc>
          <w:tcPr>
            <w:tcW w:w="2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5900A79"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1EE73EA"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3E19513"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020D52A"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69EA63E" w14:textId="77777777" w:rsidR="00011E8F" w:rsidRPr="00656AA4" w:rsidRDefault="00011E8F">
            <w:pPr>
              <w:rPr>
                <w:rFonts w:asciiTheme="minorHAnsi" w:hAnsiTheme="minorHAnsi" w:cstheme="minorHAnsi"/>
              </w:rPr>
            </w:pPr>
          </w:p>
        </w:tc>
      </w:tr>
      <w:tr w:rsidR="00011E8F" w:rsidRPr="00656AA4" w14:paraId="00E62EFE" w14:textId="77777777">
        <w:tc>
          <w:tcPr>
            <w:tcW w:w="28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16F2BE9A"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986C939"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2E28126"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68168F2"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DA3D319" w14:textId="77777777" w:rsidR="00011E8F" w:rsidRPr="00656AA4" w:rsidRDefault="00011E8F">
            <w:pPr>
              <w:rPr>
                <w:rFonts w:asciiTheme="minorHAnsi" w:hAnsiTheme="minorHAnsi" w:cstheme="minorHAnsi"/>
              </w:rPr>
            </w:pPr>
          </w:p>
        </w:tc>
      </w:tr>
      <w:tr w:rsidR="00011E8F" w:rsidRPr="00656AA4" w14:paraId="64EEAF74" w14:textId="77777777">
        <w:tc>
          <w:tcPr>
            <w:tcW w:w="2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9A56FA3"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AB87DE1"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2C218E4"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B418D2A"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5CD14FC9" w14:textId="77777777" w:rsidR="00011E8F" w:rsidRPr="00656AA4" w:rsidRDefault="00011E8F">
            <w:pPr>
              <w:rPr>
                <w:rFonts w:asciiTheme="minorHAnsi" w:hAnsiTheme="minorHAnsi" w:cstheme="minorHAnsi"/>
              </w:rPr>
            </w:pPr>
          </w:p>
        </w:tc>
      </w:tr>
      <w:tr w:rsidR="00011E8F" w:rsidRPr="00656AA4" w14:paraId="1FF49825" w14:textId="77777777">
        <w:tc>
          <w:tcPr>
            <w:tcW w:w="28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3CDE263"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C72C35B"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9BD80A1"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5FC8305"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33B2B2F" w14:textId="77777777" w:rsidR="00011E8F" w:rsidRPr="00656AA4" w:rsidRDefault="00011E8F">
            <w:pPr>
              <w:rPr>
                <w:rFonts w:asciiTheme="minorHAnsi" w:hAnsiTheme="minorHAnsi" w:cstheme="minorHAnsi"/>
              </w:rPr>
            </w:pPr>
          </w:p>
        </w:tc>
      </w:tr>
      <w:tr w:rsidR="00011E8F" w:rsidRPr="00656AA4" w14:paraId="4656B3CD" w14:textId="77777777">
        <w:tc>
          <w:tcPr>
            <w:tcW w:w="2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57D96C4"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E0D9014"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95D35EB"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7EA4C5D"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2807D60" w14:textId="77777777" w:rsidR="00011E8F" w:rsidRPr="00656AA4" w:rsidRDefault="00011E8F">
            <w:pPr>
              <w:rPr>
                <w:rFonts w:asciiTheme="minorHAnsi" w:hAnsiTheme="minorHAnsi" w:cstheme="minorHAnsi"/>
              </w:rPr>
            </w:pPr>
          </w:p>
        </w:tc>
      </w:tr>
      <w:tr w:rsidR="00011E8F" w:rsidRPr="00656AA4" w14:paraId="08A44711" w14:textId="77777777">
        <w:tc>
          <w:tcPr>
            <w:tcW w:w="28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73C96EB"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A7667E0"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B7BC02F"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588B3AE"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861BD33" w14:textId="77777777" w:rsidR="00011E8F" w:rsidRPr="00656AA4" w:rsidRDefault="00011E8F">
            <w:pPr>
              <w:rPr>
                <w:rFonts w:asciiTheme="minorHAnsi" w:hAnsiTheme="minorHAnsi" w:cstheme="minorHAnsi"/>
              </w:rPr>
            </w:pPr>
          </w:p>
        </w:tc>
      </w:tr>
      <w:tr w:rsidR="00011E8F" w:rsidRPr="00656AA4" w14:paraId="1EF6C1C3" w14:textId="77777777">
        <w:tc>
          <w:tcPr>
            <w:tcW w:w="28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146FC1E"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B42D36E"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DB5F636"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8B32187" w14:textId="77777777" w:rsidR="00011E8F" w:rsidRPr="00656AA4" w:rsidRDefault="00011E8F">
            <w:pPr>
              <w:rPr>
                <w:rFonts w:asciiTheme="minorHAnsi" w:hAnsiTheme="minorHAnsi" w:cstheme="minorHAnsi"/>
              </w:rPr>
            </w:pPr>
          </w:p>
        </w:tc>
        <w:tc>
          <w:tcPr>
            <w:tcW w:w="164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B19FC74" w14:textId="77777777" w:rsidR="00011E8F" w:rsidRPr="00656AA4" w:rsidRDefault="00011E8F">
            <w:pPr>
              <w:rPr>
                <w:rFonts w:asciiTheme="minorHAnsi" w:hAnsiTheme="minorHAnsi" w:cstheme="minorHAnsi"/>
              </w:rPr>
            </w:pPr>
          </w:p>
        </w:tc>
      </w:tr>
    </w:tbl>
    <w:p w14:paraId="7B742496" w14:textId="77777777" w:rsidR="00011E8F" w:rsidRPr="00656AA4" w:rsidRDefault="00011E8F">
      <w:pPr>
        <w:spacing w:after="80"/>
        <w:rPr>
          <w:rFonts w:asciiTheme="minorHAnsi" w:hAnsiTheme="minorHAnsi" w:cstheme="minorHAnsi"/>
        </w:rPr>
      </w:pPr>
    </w:p>
    <w:p w14:paraId="31AC8B06" w14:textId="77777777" w:rsidR="00011E8F" w:rsidRPr="00656AA4" w:rsidRDefault="00840895">
      <w:pPr>
        <w:pStyle w:val="Heading2"/>
        <w:rPr>
          <w:rFonts w:asciiTheme="minorHAnsi" w:hAnsiTheme="minorHAnsi" w:cstheme="minorHAnsi"/>
        </w:rPr>
      </w:pPr>
      <w:bookmarkStart w:id="78" w:name="_Toc226888241"/>
      <w:r w:rsidRPr="00656AA4">
        <w:rPr>
          <w:rFonts w:asciiTheme="minorHAnsi" w:hAnsiTheme="minorHAnsi" w:cstheme="minorHAnsi"/>
          <w:sz w:val="24"/>
          <w:szCs w:val="24"/>
        </w:rPr>
        <w:t>Condensed Permissions Matrix</w:t>
      </w:r>
      <w:bookmarkEnd w:id="7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6"/>
        <w:gridCol w:w="1022"/>
        <w:gridCol w:w="1022"/>
        <w:gridCol w:w="1022"/>
        <w:gridCol w:w="1022"/>
        <w:gridCol w:w="1022"/>
        <w:gridCol w:w="1022"/>
        <w:gridCol w:w="1022"/>
      </w:tblGrid>
      <w:tr w:rsidR="00011E8F" w:rsidRPr="00656AA4" w14:paraId="5D742DAC" w14:textId="77777777" w:rsidTr="00C93D25">
        <w:tc>
          <w:tcPr>
            <w:tcW w:w="2206"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435E3AD3"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Action</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11037BBC"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1</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4DAE8EEC"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2</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3CADD358"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3</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7391A81D"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4</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35EB55E0"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5</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204A373D"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6</w:t>
            </w:r>
          </w:p>
        </w:tc>
        <w:tc>
          <w:tcPr>
            <w:tcW w:w="1022"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5A35CFDD"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User 7</w:t>
            </w:r>
          </w:p>
        </w:tc>
      </w:tr>
      <w:tr w:rsidR="00011E8F" w:rsidRPr="00656AA4" w14:paraId="7668B1AE"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D08F7E6"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C1B1947"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6A5BA1E"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EE1FE84"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EEE0431"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4C23978E"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C79EE91"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CC1EB32"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5400D0CB"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9755C38"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65F9B80"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6CDD3817"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DBDCC34"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54FDED9"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42523B2"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6FD716B0"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98E5287"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5EF3998A"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E56EE16"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7F8A2E0"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88D3FE6"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DD909D6"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A5B21D1"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152D4F48"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647367B"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501BE6F"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1A95E236"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2562EA8"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F48AF9B"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285BF94"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 / Select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0134465"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E338FEF"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B25BB57"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190AEEF"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693AE62"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73E4A584"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313E7CB"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DB016BC"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76508C8"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A0ED35F"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5CFC0E0"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E27114B"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BCF1B67"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35AF7E4"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153EBE54"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5AEA1EE"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786ED5F"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E4D1B0B"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F136469"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600142C"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6C12918E"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F66EFEC"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B0EE39C"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7139A1D7"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3184A26"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5E15F08"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2079DD4"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93ECBD2"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91E1027"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15E9257"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420FC34"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1078469D"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5BC722D3"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B02A6C5"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FC4C289"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A67DBFB"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7D6F20B2"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2B4637E3"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FDAD69B"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967DBAA"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3062DD0E"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r w:rsidR="00011E8F" w:rsidRPr="00656AA4" w14:paraId="2E26B966" w14:textId="77777777" w:rsidTr="00C93D25">
        <w:tc>
          <w:tcPr>
            <w:tcW w:w="2206"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18FD019" w14:textId="77777777" w:rsidR="00011E8F" w:rsidRPr="00656AA4" w:rsidRDefault="00011E8F">
            <w:pPr>
              <w:rPr>
                <w:rFonts w:asciiTheme="minorHAnsi" w:hAnsiTheme="minorHAnsi" w:cstheme="minorHAnsi"/>
              </w:rPr>
            </w:pP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52F0196"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775C9B4D" w14:textId="77777777" w:rsidR="00011E8F" w:rsidRPr="00656AA4" w:rsidRDefault="00840895">
            <w:pPr>
              <w:jc w:val="center"/>
              <w:rPr>
                <w:rFonts w:asciiTheme="minorHAnsi" w:hAnsiTheme="minorHAnsi" w:cstheme="minorHAnsi"/>
              </w:rPr>
            </w:pPr>
            <w:r w:rsidRPr="00656AA4">
              <w:rPr>
                <w:rFonts w:ascii="Segoe UI Symbol" w:hAnsi="Segoe UI Symbol" w:cs="Segoe UI Symbol"/>
                <w:color w:val="1B6B2F"/>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6BECD12"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50CDFBF0"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946FC35" w14:textId="77777777" w:rsidR="00011E8F" w:rsidRPr="00656AA4" w:rsidRDefault="00840895">
            <w:pPr>
              <w:jc w:val="center"/>
              <w:rPr>
                <w:rFonts w:asciiTheme="minorHAnsi" w:hAnsiTheme="minorHAnsi" w:cstheme="minorHAnsi"/>
              </w:rPr>
            </w:pPr>
            <w:r w:rsidRPr="00656AA4">
              <w:rPr>
                <w:rFonts w:asciiTheme="minorHAnsi" w:hAnsiTheme="minorHAnsi" w:cstheme="minorHAnsi"/>
                <w:color w:val="999999"/>
              </w:rPr>
              <w:t>—</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34644D1"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c>
          <w:tcPr>
            <w:tcW w:w="1022"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39CAA4F2" w14:textId="77777777" w:rsidR="00011E8F" w:rsidRPr="00656AA4" w:rsidRDefault="00840895">
            <w:pPr>
              <w:jc w:val="center"/>
              <w:rPr>
                <w:rFonts w:asciiTheme="minorHAnsi" w:hAnsiTheme="minorHAnsi" w:cstheme="minorHAnsi"/>
              </w:rPr>
            </w:pPr>
            <w:r w:rsidRPr="00656AA4">
              <w:rPr>
                <w:rFonts w:asciiTheme="minorHAnsi" w:hAnsiTheme="minorHAnsi" w:cstheme="minorHAnsi"/>
              </w:rPr>
              <w:t>View</w:t>
            </w:r>
          </w:p>
        </w:tc>
      </w:tr>
    </w:tbl>
    <w:p w14:paraId="1EA35499" w14:textId="77777777" w:rsidR="00011E8F" w:rsidRPr="00656AA4" w:rsidRDefault="00840895">
      <w:pPr>
        <w:rPr>
          <w:rFonts w:asciiTheme="minorHAnsi" w:hAnsiTheme="minorHAnsi" w:cstheme="minorHAnsi"/>
        </w:rPr>
      </w:pPr>
      <w:r w:rsidRPr="00656AA4">
        <w:rPr>
          <w:rFonts w:asciiTheme="minorHAnsi" w:hAnsiTheme="minorHAnsi" w:cstheme="minorHAnsi"/>
        </w:rPr>
        <w:lastRenderedPageBreak/>
        <w:br w:type="page"/>
      </w:r>
    </w:p>
    <w:p w14:paraId="7AF1438D" w14:textId="77777777" w:rsidR="00011E8F" w:rsidRPr="00656AA4" w:rsidRDefault="00840895">
      <w:pPr>
        <w:pStyle w:val="Heading1"/>
        <w:rPr>
          <w:rFonts w:asciiTheme="minorHAnsi" w:hAnsiTheme="minorHAnsi" w:cstheme="minorHAnsi"/>
        </w:rPr>
      </w:pPr>
      <w:bookmarkStart w:id="79" w:name="_Toc226888242"/>
      <w:r w:rsidRPr="00656AA4">
        <w:rPr>
          <w:rFonts w:asciiTheme="minorHAnsi" w:hAnsiTheme="minorHAnsi" w:cstheme="minorHAnsi"/>
          <w:sz w:val="28"/>
          <w:szCs w:val="28"/>
        </w:rPr>
        <w:lastRenderedPageBreak/>
        <w:t>Approvals</w:t>
      </w:r>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500"/>
        <w:gridCol w:w="2500"/>
        <w:gridCol w:w="2860"/>
      </w:tblGrid>
      <w:tr w:rsidR="00011E8F" w:rsidRPr="00656AA4" w14:paraId="62E4F704" w14:textId="77777777">
        <w:tc>
          <w:tcPr>
            <w:tcW w:w="1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14B96D7D"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Version</w:t>
            </w:r>
          </w:p>
        </w:tc>
        <w:tc>
          <w:tcPr>
            <w:tcW w:w="2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28AA123A"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Name / Role</w:t>
            </w:r>
          </w:p>
        </w:tc>
        <w:tc>
          <w:tcPr>
            <w:tcW w:w="250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1F8A0F4B"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Approval Date</w:t>
            </w:r>
          </w:p>
        </w:tc>
        <w:tc>
          <w:tcPr>
            <w:tcW w:w="2860" w:type="dxa"/>
            <w:tcBorders>
              <w:top w:val="single" w:sz="4" w:space="0" w:color="2E5E9E"/>
              <w:left w:val="single" w:sz="4" w:space="0" w:color="2E5E9E"/>
              <w:bottom w:val="single" w:sz="4" w:space="0" w:color="2E5E9E"/>
              <w:right w:val="single" w:sz="4" w:space="0" w:color="2E5E9E"/>
            </w:tcBorders>
            <w:shd w:val="clear" w:color="auto" w:fill="1F3864"/>
            <w:tcMar>
              <w:top w:w="100" w:type="dxa"/>
              <w:left w:w="140" w:type="dxa"/>
              <w:bottom w:w="100" w:type="dxa"/>
              <w:right w:w="140" w:type="dxa"/>
            </w:tcMar>
          </w:tcPr>
          <w:p w14:paraId="0E796A05" w14:textId="77777777" w:rsidR="00011E8F" w:rsidRPr="00656AA4" w:rsidRDefault="00840895">
            <w:pPr>
              <w:jc w:val="center"/>
              <w:rPr>
                <w:rFonts w:asciiTheme="minorHAnsi" w:hAnsiTheme="minorHAnsi" w:cstheme="minorHAnsi"/>
              </w:rPr>
            </w:pPr>
            <w:r w:rsidRPr="00656AA4">
              <w:rPr>
                <w:rFonts w:asciiTheme="minorHAnsi" w:hAnsiTheme="minorHAnsi" w:cstheme="minorHAnsi"/>
                <w:b/>
                <w:bCs/>
                <w:color w:val="FFFFFF"/>
              </w:rPr>
              <w:t>Signature</w:t>
            </w:r>
          </w:p>
        </w:tc>
      </w:tr>
      <w:tr w:rsidR="00011E8F" w:rsidRPr="00656AA4" w14:paraId="54A02249" w14:textId="77777777">
        <w:tc>
          <w:tcPr>
            <w:tcW w:w="1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04E52CF3" w14:textId="77777777" w:rsidR="00011E8F" w:rsidRPr="00656AA4" w:rsidRDefault="00011E8F">
            <w:pPr>
              <w:rPr>
                <w:rFonts w:asciiTheme="minorHAnsi" w:hAnsiTheme="minorHAnsi" w:cstheme="minorHAnsi"/>
              </w:rPr>
            </w:pPr>
          </w:p>
        </w:tc>
        <w:tc>
          <w:tcPr>
            <w:tcW w:w="2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6FA073E" w14:textId="77777777" w:rsidR="00011E8F" w:rsidRPr="00656AA4" w:rsidRDefault="00011E8F">
            <w:pPr>
              <w:rPr>
                <w:rFonts w:asciiTheme="minorHAnsi" w:hAnsiTheme="minorHAnsi" w:cstheme="minorHAnsi"/>
              </w:rPr>
            </w:pPr>
          </w:p>
        </w:tc>
        <w:tc>
          <w:tcPr>
            <w:tcW w:w="250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20F4D2BB" w14:textId="77777777" w:rsidR="00011E8F" w:rsidRPr="00656AA4" w:rsidRDefault="00011E8F">
            <w:pPr>
              <w:rPr>
                <w:rFonts w:asciiTheme="minorHAnsi" w:hAnsiTheme="minorHAnsi" w:cstheme="minorHAnsi"/>
              </w:rPr>
            </w:pPr>
          </w:p>
        </w:tc>
        <w:tc>
          <w:tcPr>
            <w:tcW w:w="2860" w:type="dxa"/>
            <w:tcBorders>
              <w:top w:val="single" w:sz="4" w:space="0" w:color="AABCD8"/>
              <w:left w:val="single" w:sz="4" w:space="0" w:color="AABCD8"/>
              <w:bottom w:val="single" w:sz="4" w:space="0" w:color="AABCD8"/>
              <w:right w:val="single" w:sz="4" w:space="0" w:color="AABCD8"/>
            </w:tcBorders>
            <w:shd w:val="clear" w:color="auto" w:fill="FFFFFF"/>
            <w:tcMar>
              <w:top w:w="100" w:type="dxa"/>
              <w:left w:w="140" w:type="dxa"/>
              <w:bottom w:w="100" w:type="dxa"/>
              <w:right w:w="140" w:type="dxa"/>
            </w:tcMar>
          </w:tcPr>
          <w:p w14:paraId="6B45176A" w14:textId="77777777" w:rsidR="00011E8F" w:rsidRPr="00656AA4" w:rsidRDefault="00011E8F">
            <w:pPr>
              <w:rPr>
                <w:rFonts w:asciiTheme="minorHAnsi" w:hAnsiTheme="minorHAnsi" w:cstheme="minorHAnsi"/>
              </w:rPr>
            </w:pPr>
          </w:p>
        </w:tc>
      </w:tr>
      <w:tr w:rsidR="00011E8F" w:rsidRPr="00656AA4" w14:paraId="0F27EE1D" w14:textId="77777777">
        <w:tc>
          <w:tcPr>
            <w:tcW w:w="1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1E503033" w14:textId="77777777" w:rsidR="00011E8F" w:rsidRPr="00656AA4" w:rsidRDefault="00011E8F">
            <w:pPr>
              <w:rPr>
                <w:rFonts w:asciiTheme="minorHAnsi" w:hAnsiTheme="minorHAnsi" w:cstheme="minorHAnsi"/>
              </w:rPr>
            </w:pPr>
          </w:p>
        </w:tc>
        <w:tc>
          <w:tcPr>
            <w:tcW w:w="2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0555DAAA" w14:textId="77777777" w:rsidR="00011E8F" w:rsidRPr="00656AA4" w:rsidRDefault="00011E8F">
            <w:pPr>
              <w:rPr>
                <w:rFonts w:asciiTheme="minorHAnsi" w:hAnsiTheme="minorHAnsi" w:cstheme="minorHAnsi"/>
              </w:rPr>
            </w:pPr>
          </w:p>
        </w:tc>
        <w:tc>
          <w:tcPr>
            <w:tcW w:w="250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49B25FD5" w14:textId="77777777" w:rsidR="00011E8F" w:rsidRPr="00656AA4" w:rsidRDefault="00011E8F">
            <w:pPr>
              <w:rPr>
                <w:rFonts w:asciiTheme="minorHAnsi" w:hAnsiTheme="minorHAnsi" w:cstheme="minorHAnsi"/>
              </w:rPr>
            </w:pPr>
          </w:p>
        </w:tc>
        <w:tc>
          <w:tcPr>
            <w:tcW w:w="2860" w:type="dxa"/>
            <w:tcBorders>
              <w:top w:val="single" w:sz="4" w:space="0" w:color="AABCD8"/>
              <w:left w:val="single" w:sz="4" w:space="0" w:color="AABCD8"/>
              <w:bottom w:val="single" w:sz="4" w:space="0" w:color="AABCD8"/>
              <w:right w:val="single" w:sz="4" w:space="0" w:color="AABCD8"/>
            </w:tcBorders>
            <w:shd w:val="clear" w:color="auto" w:fill="EBF3FB"/>
            <w:tcMar>
              <w:top w:w="100" w:type="dxa"/>
              <w:left w:w="140" w:type="dxa"/>
              <w:bottom w:w="100" w:type="dxa"/>
              <w:right w:w="140" w:type="dxa"/>
            </w:tcMar>
          </w:tcPr>
          <w:p w14:paraId="5B13516F" w14:textId="77777777" w:rsidR="00011E8F" w:rsidRPr="00656AA4" w:rsidRDefault="00011E8F">
            <w:pPr>
              <w:rPr>
                <w:rFonts w:asciiTheme="minorHAnsi" w:hAnsiTheme="minorHAnsi" w:cstheme="minorHAnsi"/>
              </w:rPr>
            </w:pPr>
          </w:p>
        </w:tc>
      </w:tr>
    </w:tbl>
    <w:p w14:paraId="09E67966" w14:textId="77777777" w:rsidR="00840895" w:rsidRPr="00656AA4" w:rsidRDefault="00840895">
      <w:pPr>
        <w:rPr>
          <w:rFonts w:asciiTheme="minorHAnsi" w:hAnsiTheme="minorHAnsi" w:cstheme="minorHAnsi"/>
        </w:rPr>
      </w:pPr>
    </w:p>
    <w:sectPr w:rsidR="00840895" w:rsidRPr="00656AA4">
      <w:headerReference w:type="default" r:id="rId10"/>
      <w:footerReference w:type="default" r:id="rId11"/>
      <w:pgSz w:w="12240" w:h="15840"/>
      <w:pgMar w:top="1200" w:right="1080" w:bottom="12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83C3A" w14:textId="77777777" w:rsidR="00FF1FAD" w:rsidRDefault="00FF1FAD">
      <w:r>
        <w:separator/>
      </w:r>
    </w:p>
  </w:endnote>
  <w:endnote w:type="continuationSeparator" w:id="0">
    <w:p w14:paraId="504743D4" w14:textId="77777777" w:rsidR="00FF1FAD" w:rsidRDefault="00FF1F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80898" w14:textId="77777777" w:rsidR="00011E8F" w:rsidRPr="00AE3CBB" w:rsidRDefault="00011E8F" w:rsidP="00AE3CB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9A2B63" w14:textId="77777777" w:rsidR="00FF1FAD" w:rsidRDefault="00FF1FAD">
      <w:r>
        <w:separator/>
      </w:r>
    </w:p>
  </w:footnote>
  <w:footnote w:type="continuationSeparator" w:id="0">
    <w:p w14:paraId="78212DEF" w14:textId="77777777" w:rsidR="00FF1FAD" w:rsidRDefault="00FF1F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4E7B5C" w14:textId="77777777" w:rsidR="00722A55" w:rsidRDefault="00000000">
    <w:pPr>
      <w:pStyle w:val="Header"/>
    </w:pPr>
    <w:r>
      <w:rPr>
        <w:noProof/>
      </w:rPr>
      <w:drawing>
        <wp:anchor distT="0" distB="0" distL="0" distR="0" simplePos="0" relativeHeight="251659264" behindDoc="1" locked="0" layoutInCell="1" allowOverlap="1" wp14:anchorId="0880D8B3" wp14:editId="520603E6">
          <wp:simplePos x="0" y="0"/>
          <wp:positionH relativeFrom="page">
            <wp:posOffset>0</wp:posOffset>
          </wp:positionH>
          <wp:positionV relativeFrom="page">
            <wp:posOffset>0</wp:posOffset>
          </wp:positionV>
          <wp:extent cx="7772400" cy="10058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90749-7e45-4a26-b712-b6c44cbb8da8_tile.png"/>
                  <pic:cNvPicPr/>
                </pic:nvPicPr>
                <pic:blipFill>
                  <a:blip r:embed="rId1"/>
                  <a:stretch>
                    <a:fillRect/>
                  </a:stretch>
                </pic:blipFill>
                <pic:spPr>
                  <a:xfrm>
                    <a:off x="0" y="0"/>
                    <a:ext cx="7772400" cy="1005840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57CF95" w14:textId="77777777" w:rsidR="00A33340" w:rsidRDefault="00A33340">
    <w:pPr>
      <w:pStyle w:val="Header"/>
    </w:pPr>
    <w:r w:rsidRPr="007F369F">
      <w:rPr>
        <w:rFonts w:hint="cs"/>
        <w:noProof/>
      </w:rPr>
      <w:drawing>
        <wp:anchor distT="0" distB="0" distL="114300" distR="114300" simplePos="0" relativeHeight="251655168" behindDoc="1" locked="0" layoutInCell="1" allowOverlap="1" wp14:anchorId="4BD06339" wp14:editId="147B654A">
          <wp:simplePos x="0" y="0"/>
          <wp:positionH relativeFrom="margin">
            <wp:posOffset>-350520</wp:posOffset>
          </wp:positionH>
          <wp:positionV relativeFrom="margin">
            <wp:posOffset>-495935</wp:posOffset>
          </wp:positionV>
          <wp:extent cx="6668135" cy="9558655"/>
          <wp:effectExtent l="0" t="0" r="0" b="4445"/>
          <wp:wrapNone/>
          <wp:docPr id="1230239071" name="Picture 1230239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hutterstock_525604297-[Converted].png"/>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6668135" cy="95586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0" distR="0" simplePos="0" relativeHeight="251656192" behindDoc="1" locked="0" layoutInCell="1" allowOverlap="1" wp14:anchorId="5CE98AB8" wp14:editId="067B8F96">
          <wp:simplePos x="0" y="0"/>
          <wp:positionH relativeFrom="page">
            <wp:posOffset>0</wp:posOffset>
          </wp:positionH>
          <wp:positionV relativeFrom="page">
            <wp:posOffset>0</wp:posOffset>
          </wp:positionV>
          <wp:extent cx="7772400" cy="10058400"/>
          <wp:effectExtent l="0" t="0" r="0" b="0"/>
          <wp:wrapNone/>
          <wp:docPr id="1230239072" name="Picture 1230239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90749-7e45-4a26-b712-b6c44cbb8da8_tile.png"/>
                  <pic:cNvPicPr/>
                </pic:nvPicPr>
                <pic:blipFill>
                  <a:blip r:embed="rId2"/>
                  <a:stretch>
                    <a:fillRect/>
                  </a:stretch>
                </pic:blipFill>
                <pic:spPr>
                  <a:xfrm>
                    <a:off x="0" y="0"/>
                    <a:ext cx="7772400" cy="10058400"/>
                  </a:xfrm>
                  <a:prstGeom prst="rect">
                    <a:avLst/>
                  </a:prstGeom>
                </pic:spPr>
              </pic:pic>
            </a:graphicData>
          </a:graphic>
        </wp:anchor>
      </w:drawing>
    </w:r>
    <w:r>
      <w:rPr>
        <w:noProof/>
      </w:rPr>
      <w:drawing>
        <wp:anchor distT="0" distB="0" distL="0" distR="0" simplePos="0" relativeHeight="251657216" behindDoc="1" locked="0" layoutInCell="1" allowOverlap="1" wp14:anchorId="4D401FB2" wp14:editId="300CBDF7">
          <wp:simplePos x="0" y="0"/>
          <wp:positionH relativeFrom="page">
            <wp:posOffset>0</wp:posOffset>
          </wp:positionH>
          <wp:positionV relativeFrom="page">
            <wp:posOffset>0</wp:posOffset>
          </wp:positionV>
          <wp:extent cx="7772400" cy="10058400"/>
          <wp:effectExtent l="0" t="0" r="0" b="0"/>
          <wp:wrapNone/>
          <wp:docPr id="1230239073" name="Picture 1230239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90749-7e45-4a26-b712-b6c44cbb8da8_tile.png"/>
                  <pic:cNvPicPr/>
                </pic:nvPicPr>
                <pic:blipFill>
                  <a:blip r:embed="rId2"/>
                  <a:stretch>
                    <a:fillRect/>
                  </a:stretch>
                </pic:blipFill>
                <pic:spPr>
                  <a:xfrm>
                    <a:off x="0" y="0"/>
                    <a:ext cx="7772400" cy="10058400"/>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C3328" w14:textId="77777777" w:rsidR="00011E8F" w:rsidRPr="00135596" w:rsidRDefault="00135596" w:rsidP="00135596">
    <w:pPr>
      <w:pStyle w:val="Header"/>
      <w:tabs>
        <w:tab w:val="left" w:pos="7844"/>
        <w:tab w:val="right" w:pos="9807"/>
      </w:tabs>
    </w:pPr>
    <w:r>
      <w:tab/>
    </w:r>
    <w:r>
      <w:tab/>
    </w:r>
    <w:r>
      <w:tab/>
    </w:r>
    <w:r>
      <w:rPr>
        <w:rFonts w:ascii="Sakkal Majalla" w:hAnsi="Sakkal Majalla" w:cs="Sakkal Majalla"/>
        <w:b/>
        <w:bCs/>
        <w:noProof/>
        <w:sz w:val="28"/>
        <w:szCs w:val="28"/>
        <w:lang w:val="en-GB"/>
      </w:rPr>
      <w:drawing>
        <wp:inline distT="0" distB="0" distL="0" distR="0" wp14:anchorId="73E07F73" wp14:editId="06864D00">
          <wp:extent cx="1187450" cy="373970"/>
          <wp:effectExtent l="0" t="0" r="0" b="7620"/>
          <wp:docPr id="730520968" name="Picture 1" descr="Capture23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e23455"/>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93381" cy="375838"/>
                  </a:xfrm>
                  <a:prstGeom prst="rect">
                    <a:avLst/>
                  </a:prstGeom>
                  <a:noFill/>
                  <a:ln>
                    <a:noFill/>
                  </a:ln>
                </pic:spPr>
              </pic:pic>
            </a:graphicData>
          </a:graphic>
        </wp:inline>
      </w:drawing>
    </w:r>
    <w:r w:rsidRPr="007F369F">
      <w:rPr>
        <w:noProof/>
      </w:rPr>
      <w:drawing>
        <wp:anchor distT="0" distB="0" distL="114300" distR="114300" simplePos="0" relativeHeight="251658240" behindDoc="1" locked="0" layoutInCell="1" allowOverlap="1" wp14:anchorId="6944B3F7" wp14:editId="0BB90910">
          <wp:simplePos x="0" y="0"/>
          <wp:positionH relativeFrom="margin">
            <wp:posOffset>-495300</wp:posOffset>
          </wp:positionH>
          <wp:positionV relativeFrom="paragraph">
            <wp:posOffset>-224584</wp:posOffset>
          </wp:positionV>
          <wp:extent cx="5334000" cy="356870"/>
          <wp:effectExtent l="0" t="0" r="0" b="5080"/>
          <wp:wrapNone/>
          <wp:docPr id="1720328793" name="Picture 1720328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400.png"/>
                  <pic:cNvPicPr/>
                </pic:nvPicPr>
                <pic:blipFill>
                  <a:blip r:embed="rId3" cstate="print">
                    <a:extLst>
                      <a:ext uri="{28A0092B-C50C-407E-A947-70E740481C1C}">
                        <a14:useLocalDpi xmlns:a14="http://schemas.microsoft.com/office/drawing/2010/main" val="0"/>
                      </a:ext>
                    </a:extLst>
                  </a:blip>
                  <a:stretch>
                    <a:fillRect/>
                  </a:stretch>
                </pic:blipFill>
                <pic:spPr>
                  <a:xfrm>
                    <a:off x="0" y="0"/>
                    <a:ext cx="5334000" cy="356870"/>
                  </a:xfrm>
                  <a:prstGeom prst="rect">
                    <a:avLst/>
                  </a:prstGeom>
                </pic:spPr>
              </pic:pic>
            </a:graphicData>
          </a:graphic>
          <wp14:sizeRelH relativeFrom="margin">
            <wp14:pctWidth>0</wp14:pctWidth>
          </wp14:sizeRelH>
        </wp:anchor>
      </w:drawing>
    </w:r>
    <w:r>
      <w:rPr>
        <w:noProof/>
      </w:rPr>
      <w:drawing>
        <wp:anchor distT="0" distB="0" distL="0" distR="0" simplePos="0" relativeHeight="251660288" behindDoc="1" locked="0" layoutInCell="1" allowOverlap="1" wp14:anchorId="549D67BA" wp14:editId="35A13E43">
          <wp:simplePos x="0" y="0"/>
          <wp:positionH relativeFrom="page">
            <wp:posOffset>0</wp:posOffset>
          </wp:positionH>
          <wp:positionV relativeFrom="page">
            <wp:posOffset>0</wp:posOffset>
          </wp:positionV>
          <wp:extent cx="7772400" cy="10058400"/>
          <wp:effectExtent l="0" t="0" r="0" b="0"/>
          <wp:wrapNone/>
          <wp:docPr id="1720328794" name="Picture 1720328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6490749-7e45-4a26-b712-b6c44cbb8da8_tile.png"/>
                  <pic:cNvPicPr/>
                </pic:nvPicPr>
                <pic:blipFill>
                  <a:blip r:embed="rId4"/>
                  <a:stretch>
                    <a:fillRect/>
                  </a:stretch>
                </pic:blipFill>
                <pic:spPr>
                  <a:xfrm>
                    <a:off x="0" y="0"/>
                    <a:ext cx="7772400" cy="100584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F6EAC"/>
    <w:multiLevelType w:val="multilevel"/>
    <w:tmpl w:val="0366DDB4"/>
    <w:lvl w:ilvl="0">
      <w:start w:val="1"/>
      <w:numFmt w:val="decimal"/>
      <w:lvlText w:val="%1."/>
      <w:lvlJc w:val="left"/>
      <w:pPr>
        <w:ind w:left="720" w:hanging="360"/>
      </w:pPr>
      <w:rPr>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E22696F"/>
    <w:multiLevelType w:val="hybridMultilevel"/>
    <w:tmpl w:val="421EE8F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251496"/>
    <w:multiLevelType w:val="multilevel"/>
    <w:tmpl w:val="F0A4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8754B4"/>
    <w:multiLevelType w:val="hybridMultilevel"/>
    <w:tmpl w:val="66F4332A"/>
    <w:lvl w:ilvl="0" w:tplc="0409001B">
      <w:start w:val="1"/>
      <w:numFmt w:val="lowerRoman"/>
      <w:lvlText w:val="%1."/>
      <w:lvlJc w:val="right"/>
      <w:pPr>
        <w:ind w:left="2380" w:hanging="360"/>
      </w:pPr>
    </w:lvl>
    <w:lvl w:ilvl="1" w:tplc="04090019" w:tentative="1">
      <w:start w:val="1"/>
      <w:numFmt w:val="lowerLetter"/>
      <w:lvlText w:val="%2."/>
      <w:lvlJc w:val="left"/>
      <w:pPr>
        <w:ind w:left="3100" w:hanging="360"/>
      </w:pPr>
    </w:lvl>
    <w:lvl w:ilvl="2" w:tplc="0409001B" w:tentative="1">
      <w:start w:val="1"/>
      <w:numFmt w:val="lowerRoman"/>
      <w:lvlText w:val="%3."/>
      <w:lvlJc w:val="right"/>
      <w:pPr>
        <w:ind w:left="3820" w:hanging="180"/>
      </w:pPr>
    </w:lvl>
    <w:lvl w:ilvl="3" w:tplc="0409000F" w:tentative="1">
      <w:start w:val="1"/>
      <w:numFmt w:val="decimal"/>
      <w:lvlText w:val="%4."/>
      <w:lvlJc w:val="left"/>
      <w:pPr>
        <w:ind w:left="4540" w:hanging="360"/>
      </w:pPr>
    </w:lvl>
    <w:lvl w:ilvl="4" w:tplc="04090019" w:tentative="1">
      <w:start w:val="1"/>
      <w:numFmt w:val="lowerLetter"/>
      <w:lvlText w:val="%5."/>
      <w:lvlJc w:val="left"/>
      <w:pPr>
        <w:ind w:left="5260" w:hanging="360"/>
      </w:pPr>
    </w:lvl>
    <w:lvl w:ilvl="5" w:tplc="0409001B" w:tentative="1">
      <w:start w:val="1"/>
      <w:numFmt w:val="lowerRoman"/>
      <w:lvlText w:val="%6."/>
      <w:lvlJc w:val="right"/>
      <w:pPr>
        <w:ind w:left="5980" w:hanging="180"/>
      </w:pPr>
    </w:lvl>
    <w:lvl w:ilvl="6" w:tplc="0409000F" w:tentative="1">
      <w:start w:val="1"/>
      <w:numFmt w:val="decimal"/>
      <w:lvlText w:val="%7."/>
      <w:lvlJc w:val="left"/>
      <w:pPr>
        <w:ind w:left="6700" w:hanging="360"/>
      </w:pPr>
    </w:lvl>
    <w:lvl w:ilvl="7" w:tplc="04090019" w:tentative="1">
      <w:start w:val="1"/>
      <w:numFmt w:val="lowerLetter"/>
      <w:lvlText w:val="%8."/>
      <w:lvlJc w:val="left"/>
      <w:pPr>
        <w:ind w:left="7420" w:hanging="360"/>
      </w:pPr>
    </w:lvl>
    <w:lvl w:ilvl="8" w:tplc="0409001B" w:tentative="1">
      <w:start w:val="1"/>
      <w:numFmt w:val="lowerRoman"/>
      <w:lvlText w:val="%9."/>
      <w:lvlJc w:val="right"/>
      <w:pPr>
        <w:ind w:left="8140" w:hanging="180"/>
      </w:pPr>
    </w:lvl>
  </w:abstractNum>
  <w:abstractNum w:abstractNumId="4" w15:restartNumberingAfterBreak="0">
    <w:nsid w:val="175C4D30"/>
    <w:multiLevelType w:val="multilevel"/>
    <w:tmpl w:val="9B78B3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B9007C"/>
    <w:multiLevelType w:val="hybridMultilevel"/>
    <w:tmpl w:val="D8664EC4"/>
    <w:lvl w:ilvl="0" w:tplc="A81A8188">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6" w15:restartNumberingAfterBreak="0">
    <w:nsid w:val="1F343D29"/>
    <w:multiLevelType w:val="multilevel"/>
    <w:tmpl w:val="33AE07D6"/>
    <w:lvl w:ilvl="0">
      <w:start w:val="1"/>
      <w:numFmt w:val="bullet"/>
      <w:pStyle w:val="Question"/>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17302F9"/>
    <w:multiLevelType w:val="multilevel"/>
    <w:tmpl w:val="54B64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A6E2A"/>
    <w:multiLevelType w:val="multilevel"/>
    <w:tmpl w:val="06A2C1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8A6C40"/>
    <w:multiLevelType w:val="multilevel"/>
    <w:tmpl w:val="4EB4B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3B4845"/>
    <w:multiLevelType w:val="multilevel"/>
    <w:tmpl w:val="7BEEFCB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7D0047A"/>
    <w:multiLevelType w:val="multilevel"/>
    <w:tmpl w:val="EB608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2B1EF2"/>
    <w:multiLevelType w:val="multilevel"/>
    <w:tmpl w:val="B0729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4274A8"/>
    <w:multiLevelType w:val="multilevel"/>
    <w:tmpl w:val="2A1AB3D6"/>
    <w:lvl w:ilvl="0">
      <w:start w:val="1"/>
      <w:numFmt w:val="bullet"/>
      <w:lvlText w:val=""/>
      <w:lvlJc w:val="left"/>
      <w:pPr>
        <w:tabs>
          <w:tab w:val="num" w:pos="1656"/>
        </w:tabs>
        <w:ind w:left="1656" w:hanging="360"/>
      </w:pPr>
      <w:rPr>
        <w:rFonts w:ascii="Symbol" w:hAnsi="Symbol" w:hint="default"/>
        <w:sz w:val="20"/>
      </w:rPr>
    </w:lvl>
    <w:lvl w:ilvl="1">
      <w:start w:val="1"/>
      <w:numFmt w:val="lowerRoman"/>
      <w:lvlText w:val="%2."/>
      <w:lvlJc w:val="right"/>
      <w:pPr>
        <w:ind w:left="2376" w:hanging="360"/>
      </w:pPr>
    </w:lvl>
    <w:lvl w:ilvl="2" w:tentative="1">
      <w:start w:val="1"/>
      <w:numFmt w:val="bullet"/>
      <w:lvlText w:val=""/>
      <w:lvlJc w:val="left"/>
      <w:pPr>
        <w:tabs>
          <w:tab w:val="num" w:pos="3096"/>
        </w:tabs>
        <w:ind w:left="3096" w:hanging="360"/>
      </w:pPr>
      <w:rPr>
        <w:rFonts w:ascii="Wingdings" w:hAnsi="Wingdings" w:hint="default"/>
        <w:sz w:val="20"/>
      </w:rPr>
    </w:lvl>
    <w:lvl w:ilvl="3" w:tentative="1">
      <w:start w:val="1"/>
      <w:numFmt w:val="bullet"/>
      <w:lvlText w:val=""/>
      <w:lvlJc w:val="left"/>
      <w:pPr>
        <w:tabs>
          <w:tab w:val="num" w:pos="3816"/>
        </w:tabs>
        <w:ind w:left="3816" w:hanging="360"/>
      </w:pPr>
      <w:rPr>
        <w:rFonts w:ascii="Wingdings" w:hAnsi="Wingdings" w:hint="default"/>
        <w:sz w:val="20"/>
      </w:rPr>
    </w:lvl>
    <w:lvl w:ilvl="4" w:tentative="1">
      <w:start w:val="1"/>
      <w:numFmt w:val="bullet"/>
      <w:lvlText w:val=""/>
      <w:lvlJc w:val="left"/>
      <w:pPr>
        <w:tabs>
          <w:tab w:val="num" w:pos="4536"/>
        </w:tabs>
        <w:ind w:left="4536" w:hanging="360"/>
      </w:pPr>
      <w:rPr>
        <w:rFonts w:ascii="Wingdings" w:hAnsi="Wingdings" w:hint="default"/>
        <w:sz w:val="20"/>
      </w:rPr>
    </w:lvl>
    <w:lvl w:ilvl="5" w:tentative="1">
      <w:start w:val="1"/>
      <w:numFmt w:val="bullet"/>
      <w:lvlText w:val=""/>
      <w:lvlJc w:val="left"/>
      <w:pPr>
        <w:tabs>
          <w:tab w:val="num" w:pos="5256"/>
        </w:tabs>
        <w:ind w:left="5256" w:hanging="360"/>
      </w:pPr>
      <w:rPr>
        <w:rFonts w:ascii="Wingdings" w:hAnsi="Wingdings" w:hint="default"/>
        <w:sz w:val="20"/>
      </w:rPr>
    </w:lvl>
    <w:lvl w:ilvl="6" w:tentative="1">
      <w:start w:val="1"/>
      <w:numFmt w:val="bullet"/>
      <w:lvlText w:val=""/>
      <w:lvlJc w:val="left"/>
      <w:pPr>
        <w:tabs>
          <w:tab w:val="num" w:pos="5976"/>
        </w:tabs>
        <w:ind w:left="5976" w:hanging="360"/>
      </w:pPr>
      <w:rPr>
        <w:rFonts w:ascii="Wingdings" w:hAnsi="Wingdings" w:hint="default"/>
        <w:sz w:val="20"/>
      </w:rPr>
    </w:lvl>
    <w:lvl w:ilvl="7" w:tentative="1">
      <w:start w:val="1"/>
      <w:numFmt w:val="bullet"/>
      <w:lvlText w:val=""/>
      <w:lvlJc w:val="left"/>
      <w:pPr>
        <w:tabs>
          <w:tab w:val="num" w:pos="6696"/>
        </w:tabs>
        <w:ind w:left="6696" w:hanging="360"/>
      </w:pPr>
      <w:rPr>
        <w:rFonts w:ascii="Wingdings" w:hAnsi="Wingdings" w:hint="default"/>
        <w:sz w:val="20"/>
      </w:rPr>
    </w:lvl>
    <w:lvl w:ilvl="8" w:tentative="1">
      <w:start w:val="1"/>
      <w:numFmt w:val="bullet"/>
      <w:lvlText w:val=""/>
      <w:lvlJc w:val="left"/>
      <w:pPr>
        <w:tabs>
          <w:tab w:val="num" w:pos="7416"/>
        </w:tabs>
        <w:ind w:left="7416" w:hanging="360"/>
      </w:pPr>
      <w:rPr>
        <w:rFonts w:ascii="Wingdings" w:hAnsi="Wingdings" w:hint="default"/>
        <w:sz w:val="20"/>
      </w:rPr>
    </w:lvl>
  </w:abstractNum>
  <w:abstractNum w:abstractNumId="14" w15:restartNumberingAfterBreak="0">
    <w:nsid w:val="2D7E74C7"/>
    <w:multiLevelType w:val="multilevel"/>
    <w:tmpl w:val="5964B0E6"/>
    <w:lvl w:ilvl="0">
      <w:start w:val="2"/>
      <w:numFmt w:val="decimal"/>
      <w:lvlText w:val="%1."/>
      <w:lvlJc w:val="left"/>
      <w:pPr>
        <w:ind w:left="720" w:hanging="360"/>
      </w:pPr>
      <w:rPr>
        <w:rFonts w:asciiTheme="majorBidi" w:eastAsia="Times New Roman" w:hAnsiTheme="majorBidi" w:cstheme="majorBidi"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30613A0A"/>
    <w:multiLevelType w:val="multilevel"/>
    <w:tmpl w:val="8280DB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1B35B81"/>
    <w:multiLevelType w:val="multilevel"/>
    <w:tmpl w:val="653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826FF9"/>
    <w:multiLevelType w:val="multilevel"/>
    <w:tmpl w:val="CD526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0C75FF"/>
    <w:multiLevelType w:val="multilevel"/>
    <w:tmpl w:val="1CD0B4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B94B91"/>
    <w:multiLevelType w:val="multilevel"/>
    <w:tmpl w:val="98BE5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3830415D"/>
    <w:multiLevelType w:val="multilevel"/>
    <w:tmpl w:val="B3BA8A5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B84763C"/>
    <w:multiLevelType w:val="multilevel"/>
    <w:tmpl w:val="C57CACCE"/>
    <w:lvl w:ilvl="0">
      <w:start w:val="1"/>
      <w:numFmt w:val="decimal"/>
      <w:lvlText w:val="%1."/>
      <w:lvlJc w:val="left"/>
      <w:pPr>
        <w:tabs>
          <w:tab w:val="num" w:pos="1800"/>
        </w:tabs>
        <w:ind w:left="1800" w:hanging="360"/>
      </w:pPr>
      <w:rPr>
        <w:rFonts w:hint="default"/>
        <w:sz w:val="20"/>
      </w:rPr>
    </w:lvl>
    <w:lvl w:ilvl="1">
      <w:start w:val="1"/>
      <w:numFmt w:val="lowerLetter"/>
      <w:lvlText w:val="%2)"/>
      <w:lvlJc w:val="left"/>
      <w:pPr>
        <w:ind w:left="2520" w:hanging="360"/>
      </w:pPr>
      <w:rPr>
        <w:rFonts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2" w15:restartNumberingAfterBreak="0">
    <w:nsid w:val="3DCE389B"/>
    <w:multiLevelType w:val="multilevel"/>
    <w:tmpl w:val="98BE51B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3EB907EF"/>
    <w:multiLevelType w:val="multilevel"/>
    <w:tmpl w:val="1BDE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404E14"/>
    <w:multiLevelType w:val="multilevel"/>
    <w:tmpl w:val="2072F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5A0B21"/>
    <w:multiLevelType w:val="multilevel"/>
    <w:tmpl w:val="48205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1582194"/>
    <w:multiLevelType w:val="multilevel"/>
    <w:tmpl w:val="C126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0332E4"/>
    <w:multiLevelType w:val="multilevel"/>
    <w:tmpl w:val="46767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6B1FD0"/>
    <w:multiLevelType w:val="multilevel"/>
    <w:tmpl w:val="37E0F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8D2C7B"/>
    <w:multiLevelType w:val="multilevel"/>
    <w:tmpl w:val="4A9E1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F40CF7"/>
    <w:multiLevelType w:val="hybridMultilevel"/>
    <w:tmpl w:val="61BA7BDA"/>
    <w:lvl w:ilvl="0" w:tplc="0409001B">
      <w:start w:val="1"/>
      <w:numFmt w:val="lowerRoman"/>
      <w:lvlText w:val="%1."/>
      <w:lvlJc w:val="right"/>
      <w:pPr>
        <w:ind w:left="2380" w:hanging="360"/>
      </w:pPr>
    </w:lvl>
    <w:lvl w:ilvl="1" w:tplc="FFFFFFFF" w:tentative="1">
      <w:start w:val="1"/>
      <w:numFmt w:val="lowerLetter"/>
      <w:lvlText w:val="%2."/>
      <w:lvlJc w:val="left"/>
      <w:pPr>
        <w:ind w:left="3100" w:hanging="360"/>
      </w:pPr>
    </w:lvl>
    <w:lvl w:ilvl="2" w:tplc="FFFFFFFF" w:tentative="1">
      <w:start w:val="1"/>
      <w:numFmt w:val="lowerRoman"/>
      <w:lvlText w:val="%3."/>
      <w:lvlJc w:val="right"/>
      <w:pPr>
        <w:ind w:left="3820" w:hanging="180"/>
      </w:pPr>
    </w:lvl>
    <w:lvl w:ilvl="3" w:tplc="FFFFFFFF" w:tentative="1">
      <w:start w:val="1"/>
      <w:numFmt w:val="decimal"/>
      <w:lvlText w:val="%4."/>
      <w:lvlJc w:val="left"/>
      <w:pPr>
        <w:ind w:left="4540" w:hanging="360"/>
      </w:pPr>
    </w:lvl>
    <w:lvl w:ilvl="4" w:tplc="FFFFFFFF" w:tentative="1">
      <w:start w:val="1"/>
      <w:numFmt w:val="lowerLetter"/>
      <w:lvlText w:val="%5."/>
      <w:lvlJc w:val="left"/>
      <w:pPr>
        <w:ind w:left="5260" w:hanging="360"/>
      </w:pPr>
    </w:lvl>
    <w:lvl w:ilvl="5" w:tplc="FFFFFFFF" w:tentative="1">
      <w:start w:val="1"/>
      <w:numFmt w:val="lowerRoman"/>
      <w:lvlText w:val="%6."/>
      <w:lvlJc w:val="right"/>
      <w:pPr>
        <w:ind w:left="5980" w:hanging="180"/>
      </w:pPr>
    </w:lvl>
    <w:lvl w:ilvl="6" w:tplc="FFFFFFFF" w:tentative="1">
      <w:start w:val="1"/>
      <w:numFmt w:val="decimal"/>
      <w:lvlText w:val="%7."/>
      <w:lvlJc w:val="left"/>
      <w:pPr>
        <w:ind w:left="6700" w:hanging="360"/>
      </w:pPr>
    </w:lvl>
    <w:lvl w:ilvl="7" w:tplc="FFFFFFFF" w:tentative="1">
      <w:start w:val="1"/>
      <w:numFmt w:val="lowerLetter"/>
      <w:lvlText w:val="%8."/>
      <w:lvlJc w:val="left"/>
      <w:pPr>
        <w:ind w:left="7420" w:hanging="360"/>
      </w:pPr>
    </w:lvl>
    <w:lvl w:ilvl="8" w:tplc="FFFFFFFF" w:tentative="1">
      <w:start w:val="1"/>
      <w:numFmt w:val="lowerRoman"/>
      <w:lvlText w:val="%9."/>
      <w:lvlJc w:val="right"/>
      <w:pPr>
        <w:ind w:left="8140" w:hanging="180"/>
      </w:pPr>
    </w:lvl>
  </w:abstractNum>
  <w:abstractNum w:abstractNumId="31" w15:restartNumberingAfterBreak="0">
    <w:nsid w:val="49DF2719"/>
    <w:multiLevelType w:val="hybridMultilevel"/>
    <w:tmpl w:val="6DE698F6"/>
    <w:lvl w:ilvl="0" w:tplc="ACBE8FEC">
      <w:start w:val="1"/>
      <w:numFmt w:val="bullet"/>
      <w:lvlText w:val="•"/>
      <w:lvlJc w:val="left"/>
      <w:pPr>
        <w:ind w:left="720" w:hanging="360"/>
      </w:pPr>
    </w:lvl>
    <w:lvl w:ilvl="1" w:tplc="C83E902E">
      <w:numFmt w:val="decimal"/>
      <w:lvlText w:val=""/>
      <w:lvlJc w:val="left"/>
    </w:lvl>
    <w:lvl w:ilvl="2" w:tplc="ADFAC210">
      <w:numFmt w:val="decimal"/>
      <w:lvlText w:val=""/>
      <w:lvlJc w:val="left"/>
    </w:lvl>
    <w:lvl w:ilvl="3" w:tplc="760C3F74">
      <w:numFmt w:val="decimal"/>
      <w:lvlText w:val=""/>
      <w:lvlJc w:val="left"/>
    </w:lvl>
    <w:lvl w:ilvl="4" w:tplc="D97C08EC">
      <w:numFmt w:val="decimal"/>
      <w:lvlText w:val=""/>
      <w:lvlJc w:val="left"/>
    </w:lvl>
    <w:lvl w:ilvl="5" w:tplc="9E4EC09E">
      <w:numFmt w:val="decimal"/>
      <w:lvlText w:val=""/>
      <w:lvlJc w:val="left"/>
    </w:lvl>
    <w:lvl w:ilvl="6" w:tplc="0F82737A">
      <w:numFmt w:val="decimal"/>
      <w:lvlText w:val=""/>
      <w:lvlJc w:val="left"/>
    </w:lvl>
    <w:lvl w:ilvl="7" w:tplc="A140B2F4">
      <w:numFmt w:val="decimal"/>
      <w:lvlText w:val=""/>
      <w:lvlJc w:val="left"/>
    </w:lvl>
    <w:lvl w:ilvl="8" w:tplc="B69C19A4">
      <w:numFmt w:val="decimal"/>
      <w:lvlText w:val=""/>
      <w:lvlJc w:val="left"/>
    </w:lvl>
  </w:abstractNum>
  <w:abstractNum w:abstractNumId="32" w15:restartNumberingAfterBreak="0">
    <w:nsid w:val="4A544B88"/>
    <w:multiLevelType w:val="multilevel"/>
    <w:tmpl w:val="C5F62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145A80"/>
    <w:multiLevelType w:val="multilevel"/>
    <w:tmpl w:val="542C8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F312B0"/>
    <w:multiLevelType w:val="multilevel"/>
    <w:tmpl w:val="4B5095A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3047D8F"/>
    <w:multiLevelType w:val="hybridMultilevel"/>
    <w:tmpl w:val="489E6234"/>
    <w:lvl w:ilvl="0" w:tplc="C3C61F62">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6" w15:restartNumberingAfterBreak="0">
    <w:nsid w:val="56291AB9"/>
    <w:multiLevelType w:val="multilevel"/>
    <w:tmpl w:val="B1B27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6A82A66"/>
    <w:multiLevelType w:val="multilevel"/>
    <w:tmpl w:val="848EA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9D5175"/>
    <w:multiLevelType w:val="multilevel"/>
    <w:tmpl w:val="83AE4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EF65F54"/>
    <w:multiLevelType w:val="multilevel"/>
    <w:tmpl w:val="E19A5DDA"/>
    <w:lvl w:ilvl="0">
      <w:start w:val="1"/>
      <w:numFmt w:val="decimal"/>
      <w:pStyle w:val="Bullet2"/>
      <w:lvlText w:val="%1."/>
      <w:lvlJc w:val="left"/>
      <w:pPr>
        <w:ind w:left="720" w:hanging="360"/>
      </w:pPr>
      <w:rPr>
        <w:rFonts w:asciiTheme="majorBidi" w:eastAsia="Times New Roman" w:hAnsiTheme="majorBidi" w:cstheme="majorBidi"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0" w15:restartNumberingAfterBreak="0">
    <w:nsid w:val="64B06EAA"/>
    <w:multiLevelType w:val="multilevel"/>
    <w:tmpl w:val="2CFC32B6"/>
    <w:lvl w:ilvl="0">
      <w:start w:val="1"/>
      <w:numFmt w:val="bullet"/>
      <w:lvlText w:val=""/>
      <w:lvlJc w:val="left"/>
      <w:pPr>
        <w:tabs>
          <w:tab w:val="num" w:pos="1656"/>
        </w:tabs>
        <w:ind w:left="1656" w:hanging="360"/>
      </w:pPr>
      <w:rPr>
        <w:rFonts w:ascii="Symbol" w:hAnsi="Symbol" w:hint="default"/>
        <w:sz w:val="20"/>
      </w:rPr>
    </w:lvl>
    <w:lvl w:ilvl="1">
      <w:start w:val="1"/>
      <w:numFmt w:val="lowerRoman"/>
      <w:lvlText w:val="%2."/>
      <w:lvlJc w:val="right"/>
      <w:pPr>
        <w:ind w:left="2376" w:hanging="360"/>
      </w:pPr>
    </w:lvl>
    <w:lvl w:ilvl="2" w:tentative="1">
      <w:start w:val="1"/>
      <w:numFmt w:val="bullet"/>
      <w:lvlText w:val=""/>
      <w:lvlJc w:val="left"/>
      <w:pPr>
        <w:tabs>
          <w:tab w:val="num" w:pos="3096"/>
        </w:tabs>
        <w:ind w:left="3096" w:hanging="360"/>
      </w:pPr>
      <w:rPr>
        <w:rFonts w:ascii="Wingdings" w:hAnsi="Wingdings" w:hint="default"/>
        <w:sz w:val="20"/>
      </w:rPr>
    </w:lvl>
    <w:lvl w:ilvl="3" w:tentative="1">
      <w:start w:val="1"/>
      <w:numFmt w:val="bullet"/>
      <w:lvlText w:val=""/>
      <w:lvlJc w:val="left"/>
      <w:pPr>
        <w:tabs>
          <w:tab w:val="num" w:pos="3816"/>
        </w:tabs>
        <w:ind w:left="3816" w:hanging="360"/>
      </w:pPr>
      <w:rPr>
        <w:rFonts w:ascii="Wingdings" w:hAnsi="Wingdings" w:hint="default"/>
        <w:sz w:val="20"/>
      </w:rPr>
    </w:lvl>
    <w:lvl w:ilvl="4" w:tentative="1">
      <w:start w:val="1"/>
      <w:numFmt w:val="bullet"/>
      <w:lvlText w:val=""/>
      <w:lvlJc w:val="left"/>
      <w:pPr>
        <w:tabs>
          <w:tab w:val="num" w:pos="4536"/>
        </w:tabs>
        <w:ind w:left="4536" w:hanging="360"/>
      </w:pPr>
      <w:rPr>
        <w:rFonts w:ascii="Wingdings" w:hAnsi="Wingdings" w:hint="default"/>
        <w:sz w:val="20"/>
      </w:rPr>
    </w:lvl>
    <w:lvl w:ilvl="5" w:tentative="1">
      <w:start w:val="1"/>
      <w:numFmt w:val="bullet"/>
      <w:lvlText w:val=""/>
      <w:lvlJc w:val="left"/>
      <w:pPr>
        <w:tabs>
          <w:tab w:val="num" w:pos="5256"/>
        </w:tabs>
        <w:ind w:left="5256" w:hanging="360"/>
      </w:pPr>
      <w:rPr>
        <w:rFonts w:ascii="Wingdings" w:hAnsi="Wingdings" w:hint="default"/>
        <w:sz w:val="20"/>
      </w:rPr>
    </w:lvl>
    <w:lvl w:ilvl="6" w:tentative="1">
      <w:start w:val="1"/>
      <w:numFmt w:val="bullet"/>
      <w:lvlText w:val=""/>
      <w:lvlJc w:val="left"/>
      <w:pPr>
        <w:tabs>
          <w:tab w:val="num" w:pos="5976"/>
        </w:tabs>
        <w:ind w:left="5976" w:hanging="360"/>
      </w:pPr>
      <w:rPr>
        <w:rFonts w:ascii="Wingdings" w:hAnsi="Wingdings" w:hint="default"/>
        <w:sz w:val="20"/>
      </w:rPr>
    </w:lvl>
    <w:lvl w:ilvl="7" w:tentative="1">
      <w:start w:val="1"/>
      <w:numFmt w:val="bullet"/>
      <w:lvlText w:val=""/>
      <w:lvlJc w:val="left"/>
      <w:pPr>
        <w:tabs>
          <w:tab w:val="num" w:pos="6696"/>
        </w:tabs>
        <w:ind w:left="6696" w:hanging="360"/>
      </w:pPr>
      <w:rPr>
        <w:rFonts w:ascii="Wingdings" w:hAnsi="Wingdings" w:hint="default"/>
        <w:sz w:val="20"/>
      </w:rPr>
    </w:lvl>
    <w:lvl w:ilvl="8" w:tentative="1">
      <w:start w:val="1"/>
      <w:numFmt w:val="bullet"/>
      <w:lvlText w:val=""/>
      <w:lvlJc w:val="left"/>
      <w:pPr>
        <w:tabs>
          <w:tab w:val="num" w:pos="7416"/>
        </w:tabs>
        <w:ind w:left="7416" w:hanging="360"/>
      </w:pPr>
      <w:rPr>
        <w:rFonts w:ascii="Wingdings" w:hAnsi="Wingdings" w:hint="default"/>
        <w:sz w:val="20"/>
      </w:rPr>
    </w:lvl>
  </w:abstractNum>
  <w:abstractNum w:abstractNumId="41" w15:restartNumberingAfterBreak="0">
    <w:nsid w:val="65EC53B8"/>
    <w:multiLevelType w:val="multilevel"/>
    <w:tmpl w:val="8ACC1AB4"/>
    <w:lvl w:ilvl="0">
      <w:start w:val="1"/>
      <w:numFmt w:val="bullet"/>
      <w:lvlText w:val=""/>
      <w:lvlJc w:val="left"/>
      <w:pPr>
        <w:tabs>
          <w:tab w:val="num" w:pos="1656"/>
        </w:tabs>
        <w:ind w:left="1656" w:hanging="360"/>
      </w:pPr>
      <w:rPr>
        <w:rFonts w:ascii="Symbol" w:hAnsi="Symbol" w:hint="default"/>
        <w:sz w:val="20"/>
      </w:rPr>
    </w:lvl>
    <w:lvl w:ilvl="1">
      <w:start w:val="1"/>
      <w:numFmt w:val="lowerRoman"/>
      <w:lvlText w:val="%2."/>
      <w:lvlJc w:val="right"/>
      <w:pPr>
        <w:ind w:left="2376" w:hanging="360"/>
      </w:pPr>
    </w:lvl>
    <w:lvl w:ilvl="2" w:tentative="1">
      <w:start w:val="1"/>
      <w:numFmt w:val="bullet"/>
      <w:lvlText w:val=""/>
      <w:lvlJc w:val="left"/>
      <w:pPr>
        <w:tabs>
          <w:tab w:val="num" w:pos="3096"/>
        </w:tabs>
        <w:ind w:left="3096" w:hanging="360"/>
      </w:pPr>
      <w:rPr>
        <w:rFonts w:ascii="Wingdings" w:hAnsi="Wingdings" w:hint="default"/>
        <w:sz w:val="20"/>
      </w:rPr>
    </w:lvl>
    <w:lvl w:ilvl="3" w:tentative="1">
      <w:start w:val="1"/>
      <w:numFmt w:val="bullet"/>
      <w:lvlText w:val=""/>
      <w:lvlJc w:val="left"/>
      <w:pPr>
        <w:tabs>
          <w:tab w:val="num" w:pos="3816"/>
        </w:tabs>
        <w:ind w:left="3816" w:hanging="360"/>
      </w:pPr>
      <w:rPr>
        <w:rFonts w:ascii="Wingdings" w:hAnsi="Wingdings" w:hint="default"/>
        <w:sz w:val="20"/>
      </w:rPr>
    </w:lvl>
    <w:lvl w:ilvl="4" w:tentative="1">
      <w:start w:val="1"/>
      <w:numFmt w:val="bullet"/>
      <w:lvlText w:val=""/>
      <w:lvlJc w:val="left"/>
      <w:pPr>
        <w:tabs>
          <w:tab w:val="num" w:pos="4536"/>
        </w:tabs>
        <w:ind w:left="4536" w:hanging="360"/>
      </w:pPr>
      <w:rPr>
        <w:rFonts w:ascii="Wingdings" w:hAnsi="Wingdings" w:hint="default"/>
        <w:sz w:val="20"/>
      </w:rPr>
    </w:lvl>
    <w:lvl w:ilvl="5" w:tentative="1">
      <w:start w:val="1"/>
      <w:numFmt w:val="bullet"/>
      <w:lvlText w:val=""/>
      <w:lvlJc w:val="left"/>
      <w:pPr>
        <w:tabs>
          <w:tab w:val="num" w:pos="5256"/>
        </w:tabs>
        <w:ind w:left="5256" w:hanging="360"/>
      </w:pPr>
      <w:rPr>
        <w:rFonts w:ascii="Wingdings" w:hAnsi="Wingdings" w:hint="default"/>
        <w:sz w:val="20"/>
      </w:rPr>
    </w:lvl>
    <w:lvl w:ilvl="6" w:tentative="1">
      <w:start w:val="1"/>
      <w:numFmt w:val="bullet"/>
      <w:lvlText w:val=""/>
      <w:lvlJc w:val="left"/>
      <w:pPr>
        <w:tabs>
          <w:tab w:val="num" w:pos="5976"/>
        </w:tabs>
        <w:ind w:left="5976" w:hanging="360"/>
      </w:pPr>
      <w:rPr>
        <w:rFonts w:ascii="Wingdings" w:hAnsi="Wingdings" w:hint="default"/>
        <w:sz w:val="20"/>
      </w:rPr>
    </w:lvl>
    <w:lvl w:ilvl="7" w:tentative="1">
      <w:start w:val="1"/>
      <w:numFmt w:val="bullet"/>
      <w:lvlText w:val=""/>
      <w:lvlJc w:val="left"/>
      <w:pPr>
        <w:tabs>
          <w:tab w:val="num" w:pos="6696"/>
        </w:tabs>
        <w:ind w:left="6696" w:hanging="360"/>
      </w:pPr>
      <w:rPr>
        <w:rFonts w:ascii="Wingdings" w:hAnsi="Wingdings" w:hint="default"/>
        <w:sz w:val="20"/>
      </w:rPr>
    </w:lvl>
    <w:lvl w:ilvl="8" w:tentative="1">
      <w:start w:val="1"/>
      <w:numFmt w:val="bullet"/>
      <w:lvlText w:val=""/>
      <w:lvlJc w:val="left"/>
      <w:pPr>
        <w:tabs>
          <w:tab w:val="num" w:pos="7416"/>
        </w:tabs>
        <w:ind w:left="7416" w:hanging="360"/>
      </w:pPr>
      <w:rPr>
        <w:rFonts w:ascii="Wingdings" w:hAnsi="Wingdings" w:hint="default"/>
        <w:sz w:val="20"/>
      </w:rPr>
    </w:lvl>
  </w:abstractNum>
  <w:abstractNum w:abstractNumId="42" w15:restartNumberingAfterBreak="0">
    <w:nsid w:val="6AFA4D21"/>
    <w:multiLevelType w:val="multilevel"/>
    <w:tmpl w:val="456C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B0B62EB"/>
    <w:multiLevelType w:val="multilevel"/>
    <w:tmpl w:val="C57CACCE"/>
    <w:lvl w:ilvl="0">
      <w:start w:val="1"/>
      <w:numFmt w:val="decimal"/>
      <w:lvlText w:val="%1."/>
      <w:lvlJc w:val="left"/>
      <w:pPr>
        <w:tabs>
          <w:tab w:val="num" w:pos="1656"/>
        </w:tabs>
        <w:ind w:left="1656" w:hanging="360"/>
      </w:pPr>
      <w:rPr>
        <w:rFonts w:hint="default"/>
        <w:sz w:val="20"/>
      </w:rPr>
    </w:lvl>
    <w:lvl w:ilvl="1">
      <w:start w:val="1"/>
      <w:numFmt w:val="lowerLetter"/>
      <w:lvlText w:val="%2)"/>
      <w:lvlJc w:val="left"/>
      <w:pPr>
        <w:ind w:left="2376" w:hanging="360"/>
      </w:pPr>
    </w:lvl>
    <w:lvl w:ilvl="2" w:tentative="1">
      <w:start w:val="1"/>
      <w:numFmt w:val="bullet"/>
      <w:lvlText w:val=""/>
      <w:lvlJc w:val="left"/>
      <w:pPr>
        <w:tabs>
          <w:tab w:val="num" w:pos="3096"/>
        </w:tabs>
        <w:ind w:left="3096" w:hanging="360"/>
      </w:pPr>
      <w:rPr>
        <w:rFonts w:ascii="Wingdings" w:hAnsi="Wingdings" w:hint="default"/>
        <w:sz w:val="20"/>
      </w:rPr>
    </w:lvl>
    <w:lvl w:ilvl="3" w:tentative="1">
      <w:start w:val="1"/>
      <w:numFmt w:val="bullet"/>
      <w:lvlText w:val=""/>
      <w:lvlJc w:val="left"/>
      <w:pPr>
        <w:tabs>
          <w:tab w:val="num" w:pos="3816"/>
        </w:tabs>
        <w:ind w:left="3816" w:hanging="360"/>
      </w:pPr>
      <w:rPr>
        <w:rFonts w:ascii="Wingdings" w:hAnsi="Wingdings" w:hint="default"/>
        <w:sz w:val="20"/>
      </w:rPr>
    </w:lvl>
    <w:lvl w:ilvl="4" w:tentative="1">
      <w:start w:val="1"/>
      <w:numFmt w:val="bullet"/>
      <w:lvlText w:val=""/>
      <w:lvlJc w:val="left"/>
      <w:pPr>
        <w:tabs>
          <w:tab w:val="num" w:pos="4536"/>
        </w:tabs>
        <w:ind w:left="4536" w:hanging="360"/>
      </w:pPr>
      <w:rPr>
        <w:rFonts w:ascii="Wingdings" w:hAnsi="Wingdings" w:hint="default"/>
        <w:sz w:val="20"/>
      </w:rPr>
    </w:lvl>
    <w:lvl w:ilvl="5" w:tentative="1">
      <w:start w:val="1"/>
      <w:numFmt w:val="bullet"/>
      <w:lvlText w:val=""/>
      <w:lvlJc w:val="left"/>
      <w:pPr>
        <w:tabs>
          <w:tab w:val="num" w:pos="5256"/>
        </w:tabs>
        <w:ind w:left="5256" w:hanging="360"/>
      </w:pPr>
      <w:rPr>
        <w:rFonts w:ascii="Wingdings" w:hAnsi="Wingdings" w:hint="default"/>
        <w:sz w:val="20"/>
      </w:rPr>
    </w:lvl>
    <w:lvl w:ilvl="6" w:tentative="1">
      <w:start w:val="1"/>
      <w:numFmt w:val="bullet"/>
      <w:lvlText w:val=""/>
      <w:lvlJc w:val="left"/>
      <w:pPr>
        <w:tabs>
          <w:tab w:val="num" w:pos="5976"/>
        </w:tabs>
        <w:ind w:left="5976" w:hanging="360"/>
      </w:pPr>
      <w:rPr>
        <w:rFonts w:ascii="Wingdings" w:hAnsi="Wingdings" w:hint="default"/>
        <w:sz w:val="20"/>
      </w:rPr>
    </w:lvl>
    <w:lvl w:ilvl="7" w:tentative="1">
      <w:start w:val="1"/>
      <w:numFmt w:val="bullet"/>
      <w:lvlText w:val=""/>
      <w:lvlJc w:val="left"/>
      <w:pPr>
        <w:tabs>
          <w:tab w:val="num" w:pos="6696"/>
        </w:tabs>
        <w:ind w:left="6696" w:hanging="360"/>
      </w:pPr>
      <w:rPr>
        <w:rFonts w:ascii="Wingdings" w:hAnsi="Wingdings" w:hint="default"/>
        <w:sz w:val="20"/>
      </w:rPr>
    </w:lvl>
    <w:lvl w:ilvl="8" w:tentative="1">
      <w:start w:val="1"/>
      <w:numFmt w:val="bullet"/>
      <w:lvlText w:val=""/>
      <w:lvlJc w:val="left"/>
      <w:pPr>
        <w:tabs>
          <w:tab w:val="num" w:pos="7416"/>
        </w:tabs>
        <w:ind w:left="7416" w:hanging="360"/>
      </w:pPr>
      <w:rPr>
        <w:rFonts w:ascii="Wingdings" w:hAnsi="Wingdings" w:hint="default"/>
        <w:sz w:val="20"/>
      </w:rPr>
    </w:lvl>
  </w:abstractNum>
  <w:abstractNum w:abstractNumId="44" w15:restartNumberingAfterBreak="0">
    <w:nsid w:val="6C512B3F"/>
    <w:multiLevelType w:val="multilevel"/>
    <w:tmpl w:val="8BB40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D66CFF"/>
    <w:multiLevelType w:val="multilevel"/>
    <w:tmpl w:val="994C7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17B4975"/>
    <w:multiLevelType w:val="multilevel"/>
    <w:tmpl w:val="37203E82"/>
    <w:lvl w:ilvl="0">
      <w:start w:val="3"/>
      <w:numFmt w:val="bullet"/>
      <w:lvlText w:val=""/>
      <w:lvlJc w:val="left"/>
      <w:pPr>
        <w:tabs>
          <w:tab w:val="num" w:pos="1656"/>
        </w:tabs>
        <w:ind w:left="1656" w:hanging="360"/>
      </w:pPr>
      <w:rPr>
        <w:rFonts w:ascii="Symbol" w:hAnsi="Symbol" w:hint="default"/>
        <w:sz w:val="20"/>
      </w:rPr>
    </w:lvl>
    <w:lvl w:ilvl="1">
      <w:start w:val="1"/>
      <w:numFmt w:val="lowerRoman"/>
      <w:lvlText w:val="%2."/>
      <w:lvlJc w:val="right"/>
      <w:pPr>
        <w:ind w:left="2376" w:hanging="360"/>
      </w:pPr>
    </w:lvl>
    <w:lvl w:ilvl="2">
      <w:start w:val="1"/>
      <w:numFmt w:val="bullet"/>
      <w:lvlText w:val=""/>
      <w:lvlJc w:val="left"/>
      <w:pPr>
        <w:tabs>
          <w:tab w:val="num" w:pos="3096"/>
        </w:tabs>
        <w:ind w:left="3096" w:hanging="360"/>
      </w:pPr>
      <w:rPr>
        <w:rFonts w:ascii="Wingdings" w:hAnsi="Wingdings" w:hint="default"/>
        <w:sz w:val="20"/>
      </w:rPr>
    </w:lvl>
    <w:lvl w:ilvl="3">
      <w:start w:val="1"/>
      <w:numFmt w:val="bullet"/>
      <w:lvlText w:val=""/>
      <w:lvlJc w:val="left"/>
      <w:pPr>
        <w:tabs>
          <w:tab w:val="num" w:pos="3816"/>
        </w:tabs>
        <w:ind w:left="3816" w:hanging="360"/>
      </w:pPr>
      <w:rPr>
        <w:rFonts w:ascii="Wingdings" w:hAnsi="Wingdings" w:hint="default"/>
        <w:sz w:val="20"/>
      </w:rPr>
    </w:lvl>
    <w:lvl w:ilvl="4">
      <w:start w:val="1"/>
      <w:numFmt w:val="bullet"/>
      <w:lvlText w:val=""/>
      <w:lvlJc w:val="left"/>
      <w:pPr>
        <w:tabs>
          <w:tab w:val="num" w:pos="4536"/>
        </w:tabs>
        <w:ind w:left="4536" w:hanging="360"/>
      </w:pPr>
      <w:rPr>
        <w:rFonts w:ascii="Wingdings" w:hAnsi="Wingdings" w:hint="default"/>
        <w:sz w:val="20"/>
      </w:rPr>
    </w:lvl>
    <w:lvl w:ilvl="5">
      <w:start w:val="1"/>
      <w:numFmt w:val="bullet"/>
      <w:lvlText w:val=""/>
      <w:lvlJc w:val="left"/>
      <w:pPr>
        <w:tabs>
          <w:tab w:val="num" w:pos="5256"/>
        </w:tabs>
        <w:ind w:left="5256" w:hanging="360"/>
      </w:pPr>
      <w:rPr>
        <w:rFonts w:ascii="Wingdings" w:hAnsi="Wingdings" w:hint="default"/>
        <w:sz w:val="20"/>
      </w:rPr>
    </w:lvl>
    <w:lvl w:ilvl="6">
      <w:start w:val="1"/>
      <w:numFmt w:val="bullet"/>
      <w:lvlText w:val=""/>
      <w:lvlJc w:val="left"/>
      <w:pPr>
        <w:tabs>
          <w:tab w:val="num" w:pos="5976"/>
        </w:tabs>
        <w:ind w:left="5976" w:hanging="360"/>
      </w:pPr>
      <w:rPr>
        <w:rFonts w:ascii="Wingdings" w:hAnsi="Wingdings" w:hint="default"/>
        <w:sz w:val="20"/>
      </w:rPr>
    </w:lvl>
    <w:lvl w:ilvl="7">
      <w:start w:val="1"/>
      <w:numFmt w:val="bullet"/>
      <w:lvlText w:val=""/>
      <w:lvlJc w:val="left"/>
      <w:pPr>
        <w:tabs>
          <w:tab w:val="num" w:pos="6696"/>
        </w:tabs>
        <w:ind w:left="6696" w:hanging="360"/>
      </w:pPr>
      <w:rPr>
        <w:rFonts w:ascii="Wingdings" w:hAnsi="Wingdings" w:hint="default"/>
        <w:sz w:val="20"/>
      </w:rPr>
    </w:lvl>
    <w:lvl w:ilvl="8">
      <w:start w:val="1"/>
      <w:numFmt w:val="bullet"/>
      <w:lvlText w:val=""/>
      <w:lvlJc w:val="left"/>
      <w:pPr>
        <w:tabs>
          <w:tab w:val="num" w:pos="7416"/>
        </w:tabs>
        <w:ind w:left="7416" w:hanging="360"/>
      </w:pPr>
      <w:rPr>
        <w:rFonts w:ascii="Wingdings" w:hAnsi="Wingdings" w:hint="default"/>
        <w:sz w:val="20"/>
      </w:rPr>
    </w:lvl>
  </w:abstractNum>
  <w:abstractNum w:abstractNumId="47" w15:restartNumberingAfterBreak="0">
    <w:nsid w:val="72002FAE"/>
    <w:multiLevelType w:val="hybridMultilevel"/>
    <w:tmpl w:val="C44416A2"/>
    <w:lvl w:ilvl="0" w:tplc="0409000F">
      <w:start w:val="1"/>
      <w:numFmt w:val="decimal"/>
      <w:lvlText w:val="%1."/>
      <w:lvlJc w:val="left"/>
      <w:pPr>
        <w:ind w:left="2020" w:hanging="360"/>
      </w:pPr>
      <w:rPr>
        <w:rFonts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48" w15:restartNumberingAfterBreak="0">
    <w:nsid w:val="72282AEC"/>
    <w:multiLevelType w:val="multilevel"/>
    <w:tmpl w:val="A4A4D4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7E727C7"/>
    <w:multiLevelType w:val="hybridMultilevel"/>
    <w:tmpl w:val="6270C7D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0" w15:restartNumberingAfterBreak="0">
    <w:nsid w:val="78D7234A"/>
    <w:multiLevelType w:val="hybridMultilevel"/>
    <w:tmpl w:val="E5EAF8EE"/>
    <w:lvl w:ilvl="0" w:tplc="A0240DD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1" w15:restartNumberingAfterBreak="0">
    <w:nsid w:val="7A6250A4"/>
    <w:multiLevelType w:val="multilevel"/>
    <w:tmpl w:val="D7848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07844792">
    <w:abstractNumId w:val="31"/>
    <w:lvlOverride w:ilvl="0">
      <w:startOverride w:val="1"/>
    </w:lvlOverride>
  </w:num>
  <w:num w:numId="2" w16cid:durableId="1633632889">
    <w:abstractNumId w:val="39"/>
  </w:num>
  <w:num w:numId="3" w16cid:durableId="1577472110">
    <w:abstractNumId w:val="6"/>
  </w:num>
  <w:num w:numId="4" w16cid:durableId="402801793">
    <w:abstractNumId w:val="20"/>
  </w:num>
  <w:num w:numId="5" w16cid:durableId="1766533566">
    <w:abstractNumId w:val="0"/>
  </w:num>
  <w:num w:numId="6" w16cid:durableId="1068068308">
    <w:abstractNumId w:val="34"/>
  </w:num>
  <w:num w:numId="7" w16cid:durableId="1944144487">
    <w:abstractNumId w:val="19"/>
  </w:num>
  <w:num w:numId="8" w16cid:durableId="351609213">
    <w:abstractNumId w:val="15"/>
  </w:num>
  <w:num w:numId="9" w16cid:durableId="2040666403">
    <w:abstractNumId w:val="49"/>
  </w:num>
  <w:num w:numId="10" w16cid:durableId="1528131017">
    <w:abstractNumId w:val="14"/>
  </w:num>
  <w:num w:numId="11" w16cid:durableId="1974754221">
    <w:abstractNumId w:val="43"/>
  </w:num>
  <w:num w:numId="12" w16cid:durableId="802892066">
    <w:abstractNumId w:val="21"/>
  </w:num>
  <w:num w:numId="13" w16cid:durableId="1508056897">
    <w:abstractNumId w:val="10"/>
  </w:num>
  <w:num w:numId="14" w16cid:durableId="1847134183">
    <w:abstractNumId w:val="44"/>
  </w:num>
  <w:num w:numId="15" w16cid:durableId="666129014">
    <w:abstractNumId w:val="42"/>
  </w:num>
  <w:num w:numId="16" w16cid:durableId="1872959337">
    <w:abstractNumId w:val="23"/>
  </w:num>
  <w:num w:numId="17" w16cid:durableId="131097581">
    <w:abstractNumId w:val="22"/>
  </w:num>
  <w:num w:numId="18" w16cid:durableId="454911354">
    <w:abstractNumId w:val="17"/>
  </w:num>
  <w:num w:numId="19" w16cid:durableId="1804274372">
    <w:abstractNumId w:val="29"/>
  </w:num>
  <w:num w:numId="20" w16cid:durableId="947154528">
    <w:abstractNumId w:val="26"/>
  </w:num>
  <w:num w:numId="21" w16cid:durableId="1753503221">
    <w:abstractNumId w:val="47"/>
  </w:num>
  <w:num w:numId="22" w16cid:durableId="1215583457">
    <w:abstractNumId w:val="40"/>
  </w:num>
  <w:num w:numId="23" w16cid:durableId="209877255">
    <w:abstractNumId w:val="41"/>
  </w:num>
  <w:num w:numId="24" w16cid:durableId="415901705">
    <w:abstractNumId w:val="13"/>
  </w:num>
  <w:num w:numId="25" w16cid:durableId="1449159670">
    <w:abstractNumId w:val="46"/>
  </w:num>
  <w:num w:numId="26" w16cid:durableId="317921762">
    <w:abstractNumId w:val="30"/>
  </w:num>
  <w:num w:numId="27" w16cid:durableId="1491172033">
    <w:abstractNumId w:val="3"/>
  </w:num>
  <w:num w:numId="28" w16cid:durableId="858935428">
    <w:abstractNumId w:val="1"/>
  </w:num>
  <w:num w:numId="29" w16cid:durableId="1027831864">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25197306">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5361734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177958630">
    <w:abstractNumId w:val="7"/>
  </w:num>
  <w:num w:numId="33" w16cid:durableId="391805568">
    <w:abstractNumId w:val="8"/>
  </w:num>
  <w:num w:numId="34" w16cid:durableId="381174052">
    <w:abstractNumId w:val="36"/>
  </w:num>
  <w:num w:numId="35" w16cid:durableId="460925065">
    <w:abstractNumId w:val="25"/>
  </w:num>
  <w:num w:numId="36" w16cid:durableId="1690712784">
    <w:abstractNumId w:val="37"/>
  </w:num>
  <w:num w:numId="37" w16cid:durableId="188570700">
    <w:abstractNumId w:val="45"/>
  </w:num>
  <w:num w:numId="38" w16cid:durableId="2038892575">
    <w:abstractNumId w:val="9"/>
  </w:num>
  <w:num w:numId="39" w16cid:durableId="1870029761">
    <w:abstractNumId w:val="18"/>
  </w:num>
  <w:num w:numId="40" w16cid:durableId="1992126859">
    <w:abstractNumId w:val="16"/>
  </w:num>
  <w:num w:numId="41" w16cid:durableId="25106504">
    <w:abstractNumId w:val="12"/>
  </w:num>
  <w:num w:numId="42" w16cid:durableId="1990211152">
    <w:abstractNumId w:val="28"/>
  </w:num>
  <w:num w:numId="43" w16cid:durableId="905798860">
    <w:abstractNumId w:val="33"/>
  </w:num>
  <w:num w:numId="44" w16cid:durableId="1777214589">
    <w:abstractNumId w:val="11"/>
  </w:num>
  <w:num w:numId="45" w16cid:durableId="1406682301">
    <w:abstractNumId w:val="2"/>
  </w:num>
  <w:num w:numId="46" w16cid:durableId="1753506134">
    <w:abstractNumId w:val="24"/>
  </w:num>
  <w:num w:numId="47" w16cid:durableId="1786734368">
    <w:abstractNumId w:val="48"/>
  </w:num>
  <w:num w:numId="48" w16cid:durableId="1628243759">
    <w:abstractNumId w:val="51"/>
  </w:num>
  <w:num w:numId="49" w16cid:durableId="1938293758">
    <w:abstractNumId w:val="38"/>
  </w:num>
  <w:num w:numId="50" w16cid:durableId="1131633648">
    <w:abstractNumId w:val="32"/>
  </w:num>
  <w:num w:numId="51" w16cid:durableId="1364090949">
    <w:abstractNumId w:val="27"/>
  </w:num>
  <w:num w:numId="52" w16cid:durableId="1799641225">
    <w:abstractNumId w:val="4"/>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Ahmed Al-Darwish">
    <w15:presenceInfo w15:providerId="Windows Live" w15:userId="57e26538cd823cd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E8F"/>
    <w:rsid w:val="00002D06"/>
    <w:rsid w:val="00002F91"/>
    <w:rsid w:val="00011E8F"/>
    <w:rsid w:val="00012002"/>
    <w:rsid w:val="000465A0"/>
    <w:rsid w:val="0005517C"/>
    <w:rsid w:val="00065F6B"/>
    <w:rsid w:val="00087EA4"/>
    <w:rsid w:val="000A77FF"/>
    <w:rsid w:val="000D3AC6"/>
    <w:rsid w:val="000D408A"/>
    <w:rsid w:val="000E0E39"/>
    <w:rsid w:val="000F2408"/>
    <w:rsid w:val="000F68A4"/>
    <w:rsid w:val="001007ED"/>
    <w:rsid w:val="001016BC"/>
    <w:rsid w:val="00101C12"/>
    <w:rsid w:val="001146CB"/>
    <w:rsid w:val="00135596"/>
    <w:rsid w:val="0015070D"/>
    <w:rsid w:val="00167B0B"/>
    <w:rsid w:val="001716BA"/>
    <w:rsid w:val="00175BDF"/>
    <w:rsid w:val="00195099"/>
    <w:rsid w:val="001A427A"/>
    <w:rsid w:val="001B187A"/>
    <w:rsid w:val="001B202A"/>
    <w:rsid w:val="001E5A42"/>
    <w:rsid w:val="002019C0"/>
    <w:rsid w:val="00204506"/>
    <w:rsid w:val="00213B77"/>
    <w:rsid w:val="00223936"/>
    <w:rsid w:val="00254BE9"/>
    <w:rsid w:val="00285537"/>
    <w:rsid w:val="002A6466"/>
    <w:rsid w:val="002B785A"/>
    <w:rsid w:val="002C336E"/>
    <w:rsid w:val="00324CC8"/>
    <w:rsid w:val="00333713"/>
    <w:rsid w:val="00336E9B"/>
    <w:rsid w:val="00340344"/>
    <w:rsid w:val="0038734E"/>
    <w:rsid w:val="00391FB1"/>
    <w:rsid w:val="0039484E"/>
    <w:rsid w:val="003B0081"/>
    <w:rsid w:val="003C3CF6"/>
    <w:rsid w:val="003E0330"/>
    <w:rsid w:val="003E4DA3"/>
    <w:rsid w:val="00407B19"/>
    <w:rsid w:val="004102CA"/>
    <w:rsid w:val="00451670"/>
    <w:rsid w:val="004878C9"/>
    <w:rsid w:val="0049221D"/>
    <w:rsid w:val="004A4CD7"/>
    <w:rsid w:val="004D3C12"/>
    <w:rsid w:val="004D5C60"/>
    <w:rsid w:val="004F5FF9"/>
    <w:rsid w:val="004F6A13"/>
    <w:rsid w:val="005078EC"/>
    <w:rsid w:val="005363CB"/>
    <w:rsid w:val="00542353"/>
    <w:rsid w:val="00585D50"/>
    <w:rsid w:val="00591700"/>
    <w:rsid w:val="0059623C"/>
    <w:rsid w:val="005C2C1F"/>
    <w:rsid w:val="005C6F6D"/>
    <w:rsid w:val="005E35FB"/>
    <w:rsid w:val="005F0AA1"/>
    <w:rsid w:val="00610127"/>
    <w:rsid w:val="00656AA4"/>
    <w:rsid w:val="006737EF"/>
    <w:rsid w:val="00690F94"/>
    <w:rsid w:val="006A272F"/>
    <w:rsid w:val="006D71CC"/>
    <w:rsid w:val="006E04D2"/>
    <w:rsid w:val="006F109E"/>
    <w:rsid w:val="006F5BC8"/>
    <w:rsid w:val="0070566B"/>
    <w:rsid w:val="007058D8"/>
    <w:rsid w:val="00710718"/>
    <w:rsid w:val="00722A55"/>
    <w:rsid w:val="007471AE"/>
    <w:rsid w:val="007479E4"/>
    <w:rsid w:val="00761B2D"/>
    <w:rsid w:val="007722E5"/>
    <w:rsid w:val="007D43C8"/>
    <w:rsid w:val="007E7DAB"/>
    <w:rsid w:val="007F12E1"/>
    <w:rsid w:val="007F408A"/>
    <w:rsid w:val="007F58EA"/>
    <w:rsid w:val="007F5CDE"/>
    <w:rsid w:val="007F68DF"/>
    <w:rsid w:val="008166D4"/>
    <w:rsid w:val="0082579E"/>
    <w:rsid w:val="00840895"/>
    <w:rsid w:val="0087132C"/>
    <w:rsid w:val="00886A50"/>
    <w:rsid w:val="008931A0"/>
    <w:rsid w:val="008977C7"/>
    <w:rsid w:val="008E153A"/>
    <w:rsid w:val="008E652A"/>
    <w:rsid w:val="00911BB4"/>
    <w:rsid w:val="00916B14"/>
    <w:rsid w:val="00936AC8"/>
    <w:rsid w:val="009512DB"/>
    <w:rsid w:val="009516FD"/>
    <w:rsid w:val="009760BD"/>
    <w:rsid w:val="00990239"/>
    <w:rsid w:val="00994FD7"/>
    <w:rsid w:val="009A7728"/>
    <w:rsid w:val="009B2A63"/>
    <w:rsid w:val="009C1D36"/>
    <w:rsid w:val="009C735D"/>
    <w:rsid w:val="009E12CB"/>
    <w:rsid w:val="009E763A"/>
    <w:rsid w:val="009F297C"/>
    <w:rsid w:val="009F6EAC"/>
    <w:rsid w:val="00A012CF"/>
    <w:rsid w:val="00A042E3"/>
    <w:rsid w:val="00A07E76"/>
    <w:rsid w:val="00A20576"/>
    <w:rsid w:val="00A2529E"/>
    <w:rsid w:val="00A267E8"/>
    <w:rsid w:val="00A332F6"/>
    <w:rsid w:val="00A33340"/>
    <w:rsid w:val="00A439C3"/>
    <w:rsid w:val="00A629E7"/>
    <w:rsid w:val="00A7049D"/>
    <w:rsid w:val="00A80440"/>
    <w:rsid w:val="00A83FDB"/>
    <w:rsid w:val="00A84256"/>
    <w:rsid w:val="00AA01AF"/>
    <w:rsid w:val="00AC1553"/>
    <w:rsid w:val="00AC346A"/>
    <w:rsid w:val="00AE3CBB"/>
    <w:rsid w:val="00AF48A6"/>
    <w:rsid w:val="00B11C77"/>
    <w:rsid w:val="00B21DC0"/>
    <w:rsid w:val="00B23F5D"/>
    <w:rsid w:val="00B314EF"/>
    <w:rsid w:val="00B318F8"/>
    <w:rsid w:val="00B346D3"/>
    <w:rsid w:val="00B36C24"/>
    <w:rsid w:val="00B5115F"/>
    <w:rsid w:val="00B73607"/>
    <w:rsid w:val="00B74D8E"/>
    <w:rsid w:val="00C0364F"/>
    <w:rsid w:val="00C16F4D"/>
    <w:rsid w:val="00C226A2"/>
    <w:rsid w:val="00C93D25"/>
    <w:rsid w:val="00CA0CC7"/>
    <w:rsid w:val="00CA16AA"/>
    <w:rsid w:val="00CE08B5"/>
    <w:rsid w:val="00CE39FD"/>
    <w:rsid w:val="00D02843"/>
    <w:rsid w:val="00D236C9"/>
    <w:rsid w:val="00D33A1D"/>
    <w:rsid w:val="00D34AF7"/>
    <w:rsid w:val="00D37525"/>
    <w:rsid w:val="00D46524"/>
    <w:rsid w:val="00D54EB1"/>
    <w:rsid w:val="00D74AB7"/>
    <w:rsid w:val="00D83B9F"/>
    <w:rsid w:val="00D84432"/>
    <w:rsid w:val="00D84641"/>
    <w:rsid w:val="00D85B92"/>
    <w:rsid w:val="00D90D52"/>
    <w:rsid w:val="00D94260"/>
    <w:rsid w:val="00DA14E6"/>
    <w:rsid w:val="00DC26BE"/>
    <w:rsid w:val="00DC574E"/>
    <w:rsid w:val="00DE1465"/>
    <w:rsid w:val="00E11A85"/>
    <w:rsid w:val="00E54000"/>
    <w:rsid w:val="00E57B78"/>
    <w:rsid w:val="00E62300"/>
    <w:rsid w:val="00E62EAC"/>
    <w:rsid w:val="00E83B5A"/>
    <w:rsid w:val="00E90597"/>
    <w:rsid w:val="00E9204E"/>
    <w:rsid w:val="00E921ED"/>
    <w:rsid w:val="00E95535"/>
    <w:rsid w:val="00EA2D58"/>
    <w:rsid w:val="00EC6FA3"/>
    <w:rsid w:val="00ED35E7"/>
    <w:rsid w:val="00F07425"/>
    <w:rsid w:val="00F245E5"/>
    <w:rsid w:val="00F90552"/>
    <w:rsid w:val="00F932BC"/>
    <w:rsid w:val="00F95D10"/>
    <w:rsid w:val="00FA03B1"/>
    <w:rsid w:val="00FA33E0"/>
    <w:rsid w:val="00FA6B9F"/>
    <w:rsid w:val="00FB465B"/>
    <w:rsid w:val="00FD6B7A"/>
    <w:rsid w:val="00FE39D0"/>
    <w:rsid w:val="00FE698F"/>
    <w:rsid w:val="00FF0CE6"/>
    <w:rsid w:val="00FF1FA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A9DA00"/>
  <w15:docId w15:val="{37D1CDEB-4E9A-46B7-862C-0934EDC5C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color w:val="333333"/>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4D8E"/>
  </w:style>
  <w:style w:type="paragraph" w:styleId="Heading1">
    <w:name w:val="heading 1"/>
    <w:link w:val="Heading1Char"/>
    <w:uiPriority w:val="9"/>
    <w:qFormat/>
    <w:pPr>
      <w:pBdr>
        <w:bottom w:val="single" w:sz="6" w:space="4" w:color="4472C4"/>
      </w:pBdr>
      <w:spacing w:before="360" w:after="200"/>
      <w:outlineLvl w:val="0"/>
    </w:pPr>
    <w:rPr>
      <w:b/>
      <w:bCs/>
      <w:color w:val="1F3864"/>
      <w:sz w:val="32"/>
      <w:szCs w:val="32"/>
    </w:rPr>
  </w:style>
  <w:style w:type="paragraph" w:styleId="Heading2">
    <w:name w:val="heading 2"/>
    <w:link w:val="Heading2Char"/>
    <w:uiPriority w:val="9"/>
    <w:unhideWhenUsed/>
    <w:qFormat/>
    <w:pPr>
      <w:spacing w:before="280" w:after="160"/>
      <w:outlineLvl w:val="1"/>
    </w:pPr>
    <w:rPr>
      <w:b/>
      <w:bCs/>
      <w:color w:val="2E5E9E"/>
      <w:sz w:val="26"/>
      <w:szCs w:val="26"/>
    </w:rPr>
  </w:style>
  <w:style w:type="paragraph" w:styleId="Heading3">
    <w:name w:val="heading 3"/>
    <w:uiPriority w:val="9"/>
    <w:unhideWhenUsed/>
    <w:qFormat/>
    <w:pPr>
      <w:spacing w:before="200" w:after="120"/>
      <w:outlineLvl w:val="2"/>
    </w:pPr>
    <w:rPr>
      <w:b/>
      <w:bCs/>
      <w:color w:val="2E5E9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YC Bulet,lp1,Bullet List,FooterText,numbered,List Paragraph1,Paragraphe de liste1,Use Case List Paragraph,TT,d_bodyb,Liste 1,List1,Numbered Indented Text,Figure_name,Normal Bullet,Primus H 3,CRI - Bullets,Bullet- First level,List NUmber,F"/>
    <w:link w:val="ListParagraphChar"/>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A6466"/>
    <w:pPr>
      <w:tabs>
        <w:tab w:val="center" w:pos="4680"/>
        <w:tab w:val="right" w:pos="9360"/>
      </w:tabs>
    </w:pPr>
  </w:style>
  <w:style w:type="character" w:customStyle="1" w:styleId="HeaderChar">
    <w:name w:val="Header Char"/>
    <w:basedOn w:val="DefaultParagraphFont"/>
    <w:link w:val="Header"/>
    <w:uiPriority w:val="99"/>
    <w:rsid w:val="002A6466"/>
  </w:style>
  <w:style w:type="paragraph" w:styleId="Footer">
    <w:name w:val="footer"/>
    <w:basedOn w:val="Normal"/>
    <w:link w:val="FooterChar"/>
    <w:uiPriority w:val="99"/>
    <w:unhideWhenUsed/>
    <w:rsid w:val="002A6466"/>
    <w:pPr>
      <w:tabs>
        <w:tab w:val="center" w:pos="4680"/>
        <w:tab w:val="right" w:pos="9360"/>
      </w:tabs>
    </w:pPr>
  </w:style>
  <w:style w:type="character" w:customStyle="1" w:styleId="FooterChar">
    <w:name w:val="Footer Char"/>
    <w:basedOn w:val="DefaultParagraphFont"/>
    <w:link w:val="Footer"/>
    <w:uiPriority w:val="99"/>
    <w:rsid w:val="002A6466"/>
  </w:style>
  <w:style w:type="table" w:styleId="TableGrid">
    <w:name w:val="Table Grid"/>
    <w:basedOn w:val="TableNormal"/>
    <w:uiPriority w:val="39"/>
    <w:rsid w:val="0015070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2529E"/>
    <w:rPr>
      <w:b/>
      <w:bCs/>
      <w:color w:val="2E5E9E"/>
      <w:sz w:val="26"/>
      <w:szCs w:val="26"/>
    </w:rPr>
  </w:style>
  <w:style w:type="paragraph" w:styleId="TOC2">
    <w:name w:val="toc 2"/>
    <w:basedOn w:val="Normal"/>
    <w:next w:val="Normal"/>
    <w:autoRedefine/>
    <w:uiPriority w:val="39"/>
    <w:unhideWhenUsed/>
    <w:rsid w:val="00C16F4D"/>
    <w:pPr>
      <w:spacing w:after="100"/>
      <w:ind w:left="200"/>
    </w:pPr>
  </w:style>
  <w:style w:type="character" w:styleId="UnresolvedMention">
    <w:name w:val="Unresolved Mention"/>
    <w:basedOn w:val="DefaultParagraphFont"/>
    <w:uiPriority w:val="99"/>
    <w:semiHidden/>
    <w:unhideWhenUsed/>
    <w:rsid w:val="00C16F4D"/>
    <w:rPr>
      <w:color w:val="605E5C"/>
      <w:shd w:val="clear" w:color="auto" w:fill="E1DFDD"/>
    </w:rPr>
  </w:style>
  <w:style w:type="paragraph" w:customStyle="1" w:styleId="heading20">
    <w:name w:val="heading 20"/>
    <w:qFormat/>
    <w:rsid w:val="00285537"/>
    <w:pPr>
      <w:spacing w:before="240" w:after="120"/>
      <w:outlineLvl w:val="1"/>
    </w:pPr>
    <w:rPr>
      <w:b/>
      <w:bCs/>
      <w:color w:val="004331"/>
      <w:sz w:val="26"/>
      <w:szCs w:val="26"/>
      <w:lang w:eastAsia="ja-JP"/>
    </w:rPr>
  </w:style>
  <w:style w:type="paragraph" w:styleId="TOCHeading">
    <w:name w:val="TOC Heading"/>
    <w:basedOn w:val="Heading1"/>
    <w:next w:val="Normal"/>
    <w:uiPriority w:val="39"/>
    <w:unhideWhenUsed/>
    <w:qFormat/>
    <w:rsid w:val="004F6A13"/>
    <w:pPr>
      <w:keepNext/>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rPr>
  </w:style>
  <w:style w:type="paragraph" w:styleId="TOC1">
    <w:name w:val="toc 1"/>
    <w:basedOn w:val="Normal"/>
    <w:next w:val="Normal"/>
    <w:autoRedefine/>
    <w:uiPriority w:val="39"/>
    <w:unhideWhenUsed/>
    <w:rsid w:val="004F6A13"/>
    <w:pPr>
      <w:spacing w:after="100"/>
    </w:pPr>
  </w:style>
  <w:style w:type="paragraph" w:styleId="TOC3">
    <w:name w:val="toc 3"/>
    <w:basedOn w:val="Normal"/>
    <w:next w:val="Normal"/>
    <w:autoRedefine/>
    <w:uiPriority w:val="39"/>
    <w:unhideWhenUsed/>
    <w:rsid w:val="004F6A13"/>
    <w:pPr>
      <w:spacing w:after="100"/>
      <w:ind w:left="400"/>
    </w:pPr>
  </w:style>
  <w:style w:type="character" w:customStyle="1" w:styleId="Heading1Char">
    <w:name w:val="Heading 1 Char"/>
    <w:basedOn w:val="DefaultParagraphFont"/>
    <w:link w:val="Heading1"/>
    <w:uiPriority w:val="9"/>
    <w:rsid w:val="007F408A"/>
    <w:rPr>
      <w:b/>
      <w:bCs/>
      <w:color w:val="1F3864"/>
      <w:sz w:val="32"/>
      <w:szCs w:val="32"/>
    </w:rPr>
  </w:style>
  <w:style w:type="paragraph" w:styleId="Revision">
    <w:name w:val="Revision"/>
    <w:hidden/>
    <w:uiPriority w:val="99"/>
    <w:semiHidden/>
    <w:rsid w:val="00B5115F"/>
  </w:style>
  <w:style w:type="character" w:styleId="CommentReference">
    <w:name w:val="annotation reference"/>
    <w:basedOn w:val="DefaultParagraphFont"/>
    <w:uiPriority w:val="99"/>
    <w:semiHidden/>
    <w:unhideWhenUsed/>
    <w:rsid w:val="00FA6B9F"/>
    <w:rPr>
      <w:sz w:val="16"/>
      <w:szCs w:val="16"/>
    </w:rPr>
  </w:style>
  <w:style w:type="paragraph" w:styleId="CommentText">
    <w:name w:val="annotation text"/>
    <w:basedOn w:val="Normal"/>
    <w:link w:val="CommentTextChar"/>
    <w:uiPriority w:val="99"/>
    <w:semiHidden/>
    <w:unhideWhenUsed/>
    <w:rsid w:val="00FA6B9F"/>
  </w:style>
  <w:style w:type="character" w:customStyle="1" w:styleId="CommentTextChar">
    <w:name w:val="Comment Text Char"/>
    <w:basedOn w:val="DefaultParagraphFont"/>
    <w:link w:val="CommentText"/>
    <w:uiPriority w:val="99"/>
    <w:semiHidden/>
    <w:rsid w:val="00FA6B9F"/>
  </w:style>
  <w:style w:type="paragraph" w:styleId="CommentSubject">
    <w:name w:val="annotation subject"/>
    <w:basedOn w:val="CommentText"/>
    <w:next w:val="CommentText"/>
    <w:link w:val="CommentSubjectChar"/>
    <w:uiPriority w:val="99"/>
    <w:semiHidden/>
    <w:unhideWhenUsed/>
    <w:rsid w:val="00FA6B9F"/>
    <w:rPr>
      <w:b/>
      <w:bCs/>
    </w:rPr>
  </w:style>
  <w:style w:type="character" w:customStyle="1" w:styleId="CommentSubjectChar">
    <w:name w:val="Comment Subject Char"/>
    <w:basedOn w:val="CommentTextChar"/>
    <w:link w:val="CommentSubject"/>
    <w:uiPriority w:val="99"/>
    <w:semiHidden/>
    <w:rsid w:val="00FA6B9F"/>
    <w:rPr>
      <w:b/>
      <w:bCs/>
    </w:rPr>
  </w:style>
  <w:style w:type="paragraph" w:customStyle="1" w:styleId="Bullet2">
    <w:name w:val="Bullet2"/>
    <w:basedOn w:val="Normal"/>
    <w:rsid w:val="009A7728"/>
    <w:pPr>
      <w:numPr>
        <w:numId w:val="2"/>
      </w:numPr>
      <w:tabs>
        <w:tab w:val="left" w:pos="1296"/>
      </w:tabs>
      <w:overflowPunct w:val="0"/>
      <w:autoSpaceDE w:val="0"/>
      <w:autoSpaceDN w:val="0"/>
      <w:adjustRightInd w:val="0"/>
      <w:spacing w:before="80"/>
      <w:jc w:val="both"/>
      <w:textAlignment w:val="baseline"/>
    </w:pPr>
    <w:rPr>
      <w:rFonts w:ascii="Bookman Old Style" w:eastAsia="Times New Roman" w:hAnsi="Bookman Old Style" w:cs="Calibri"/>
      <w:color w:val="auto"/>
      <w:sz w:val="22"/>
      <w:lang w:val="en-GB"/>
    </w:rPr>
  </w:style>
  <w:style w:type="character" w:customStyle="1" w:styleId="ListParagraphChar">
    <w:name w:val="List Paragraph Char"/>
    <w:aliases w:val="YC Bulet Char,lp1 Char,Bullet List Char,FooterText Char,numbered Char,List Paragraph1 Char,Paragraphe de liste1 Char,Use Case List Paragraph Char,TT Char,d_bodyb Char,Liste 1 Char,List1 Char,Numbered Indented Text Char,F Char"/>
    <w:basedOn w:val="DefaultParagraphFont"/>
    <w:link w:val="ListParagraph"/>
    <w:uiPriority w:val="34"/>
    <w:qFormat/>
    <w:rsid w:val="009A7728"/>
  </w:style>
  <w:style w:type="paragraph" w:customStyle="1" w:styleId="Question">
    <w:name w:val="Question"/>
    <w:basedOn w:val="Normal"/>
    <w:next w:val="Normal"/>
    <w:rsid w:val="009A7728"/>
    <w:pPr>
      <w:numPr>
        <w:numId w:val="3"/>
      </w:numPr>
      <w:pBdr>
        <w:top w:val="single" w:sz="4" w:space="1" w:color="auto"/>
        <w:bottom w:val="single" w:sz="4" w:space="1" w:color="auto"/>
      </w:pBdr>
      <w:tabs>
        <w:tab w:val="left" w:pos="1134"/>
      </w:tabs>
      <w:spacing w:before="120" w:after="240" w:line="300" w:lineRule="auto"/>
    </w:pPr>
    <w:rPr>
      <w:rFonts w:eastAsia="MS Mincho" w:cs="Calibri"/>
      <w:i/>
      <w:color w:val="FF6600"/>
      <w:sz w:val="18"/>
      <w:szCs w:val="18"/>
      <w:lang w:val="en" w:eastAsia="en-GB"/>
    </w:rPr>
  </w:style>
  <w:style w:type="paragraph" w:styleId="NormalWeb">
    <w:name w:val="Normal (Web)"/>
    <w:basedOn w:val="Normal"/>
    <w:uiPriority w:val="99"/>
    <w:unhideWhenUsed/>
    <w:rsid w:val="00886A50"/>
    <w:pPr>
      <w:spacing w:before="100" w:beforeAutospacing="1" w:after="100" w:afterAutospacing="1"/>
    </w:pPr>
    <w:rPr>
      <w:rFonts w:ascii="Times New Roman" w:eastAsia="Times New Roman" w:hAnsi="Times New Roman" w:cs="Calibri"/>
      <w:color w:val="auto"/>
      <w:sz w:val="24"/>
      <w:szCs w:val="24"/>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cid:image002.png@01DC8EC1.A8B50460" TargetMode="External"/><Relationship Id="rId1" Type="http://schemas.openxmlformats.org/officeDocument/2006/relationships/image" Target="media/image4.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76</Pages>
  <Words>16850</Words>
  <Characters>102785</Characters>
  <Application>Microsoft Office Word</Application>
  <DocSecurity>0</DocSecurity>
  <Lines>5139</Lines>
  <Paragraphs>3067</Paragraphs>
  <ScaleCrop>false</ScaleCrop>
  <HeadingPairs>
    <vt:vector size="2" baseType="variant">
      <vt:variant>
        <vt:lpstr>Title</vt:lpstr>
      </vt:variant>
      <vt:variant>
        <vt:i4>1</vt:i4>
      </vt:variant>
    </vt:vector>
  </HeadingPairs>
  <TitlesOfParts>
    <vt:vector size="1" baseType="lpstr">
      <vt:lpstr>By Obada</vt:lpstr>
    </vt:vector>
  </TitlesOfParts>
  <Company/>
  <LinksUpToDate>false</LinksUpToDate>
  <CharactersWithSpaces>116568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By Obada</dc:title>
  <dc:creator>ohanandeh-contractor@momah.gov.sa</dc:creator>
  <cp:keywords>By Obada</cp:keywords>
  <dc:description>⁠​⁠​﻿﻿‌⁢By Obada</dc:description>
  <cp:lastModifiedBy>Mohammad Kaddoura</cp:lastModifiedBy>
  <cp:revision>9</cp:revision>
  <dcterms:created xsi:type="dcterms:W3CDTF">2026-04-20T14:45:00Z</dcterms:created>
  <dcterms:modified xsi:type="dcterms:W3CDTF">2026-04-30T15:33:00Z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454ab40a-9a7b-43f8-91f1-a2b03c6ec26b</vt:lpwstr>
  </property>
</Properties>
</file>